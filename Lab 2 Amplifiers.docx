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E7A8E6" w14:textId="77777777" w:rsidR="00A145D5" w:rsidRDefault="00A46C2B" w:rsidP="00A145D5">
      <w:pPr>
        <w:pStyle w:val="Heading1"/>
        <w:spacing w:before="120" w:after="120"/>
        <w:jc w:val="center"/>
        <w:rPr>
          <w:rFonts w:eastAsia="SimSun"/>
          <w:b w:val="0"/>
          <w:sz w:val="32"/>
          <w:szCs w:val="22"/>
          <w:lang w:eastAsia="zh-CN"/>
        </w:rPr>
      </w:pPr>
      <w:r w:rsidRPr="005E6E84">
        <w:rPr>
          <w:rFonts w:eastAsia="SimSun"/>
          <w:b w:val="0"/>
          <w:sz w:val="32"/>
          <w:szCs w:val="22"/>
          <w:lang w:eastAsia="zh-CN"/>
        </w:rPr>
        <w:t>Laboratory</w:t>
      </w:r>
      <w:r w:rsidR="00F75BA8" w:rsidRPr="005E6E84">
        <w:rPr>
          <w:rFonts w:eastAsia="SimSun"/>
          <w:b w:val="0"/>
          <w:sz w:val="32"/>
          <w:szCs w:val="22"/>
          <w:lang w:eastAsia="zh-CN"/>
        </w:rPr>
        <w:t xml:space="preserve"> </w:t>
      </w:r>
      <w:r w:rsidR="00D74CDB">
        <w:rPr>
          <w:rFonts w:eastAsia="SimSun"/>
          <w:b w:val="0"/>
          <w:sz w:val="32"/>
          <w:szCs w:val="22"/>
          <w:lang w:eastAsia="zh-CN"/>
        </w:rPr>
        <w:t>2: Amplifiers</w:t>
      </w:r>
      <w:r w:rsidR="00A145D5">
        <w:rPr>
          <w:rFonts w:eastAsia="SimSun"/>
          <w:b w:val="0"/>
          <w:sz w:val="32"/>
          <w:szCs w:val="22"/>
          <w:lang w:eastAsia="zh-CN"/>
        </w:rPr>
        <w:t xml:space="preserve"> </w:t>
      </w:r>
    </w:p>
    <w:p w14:paraId="3FBA896A" w14:textId="5090750F" w:rsidR="00A145D5" w:rsidRPr="00A145D5" w:rsidRDefault="00A145D5" w:rsidP="00A145D5">
      <w:pPr>
        <w:pStyle w:val="Heading1"/>
        <w:spacing w:before="120" w:after="120"/>
        <w:jc w:val="center"/>
        <w:rPr>
          <w:rFonts w:eastAsia="SimSun"/>
          <w:b w:val="0"/>
          <w:sz w:val="32"/>
          <w:szCs w:val="22"/>
          <w:lang w:eastAsia="zh-CN"/>
        </w:rPr>
      </w:pPr>
      <w:r>
        <w:rPr>
          <w:rFonts w:eastAsia="SimSun"/>
          <w:b w:val="0"/>
          <w:sz w:val="32"/>
          <w:szCs w:val="22"/>
          <w:lang w:eastAsia="zh-CN"/>
        </w:rPr>
        <w:t>Lab Section AA</w:t>
      </w:r>
    </w:p>
    <w:p w14:paraId="78AADBDD" w14:textId="3ABF447D" w:rsidR="00C46CD8" w:rsidRPr="005E6E84" w:rsidRDefault="001C0C2A" w:rsidP="00BA2EF8">
      <w:pPr>
        <w:spacing w:before="120" w:after="120"/>
        <w:jc w:val="center"/>
        <w:rPr>
          <w:sz w:val="22"/>
          <w:szCs w:val="22"/>
        </w:rPr>
      </w:pPr>
      <w:r w:rsidRPr="005E6E84">
        <w:rPr>
          <w:sz w:val="22"/>
          <w:szCs w:val="22"/>
        </w:rPr>
        <w:t xml:space="preserve"> </w:t>
      </w:r>
      <w:r w:rsidR="00BA2EF8">
        <w:rPr>
          <w:sz w:val="22"/>
          <w:szCs w:val="22"/>
        </w:rPr>
        <w:t xml:space="preserve">Travis Kee, Ethan Diep, </w:t>
      </w:r>
      <w:proofErr w:type="spellStart"/>
      <w:r w:rsidR="00BA2EF8">
        <w:rPr>
          <w:sz w:val="22"/>
          <w:szCs w:val="22"/>
        </w:rPr>
        <w:t>Junhan</w:t>
      </w:r>
      <w:proofErr w:type="spellEnd"/>
      <w:r w:rsidR="00BA2EF8">
        <w:rPr>
          <w:sz w:val="22"/>
          <w:szCs w:val="22"/>
        </w:rPr>
        <w:t xml:space="preserve"> Jiao </w:t>
      </w:r>
    </w:p>
    <w:p w14:paraId="4DC19C67" w14:textId="0904D947" w:rsidR="003537CB" w:rsidRPr="005E6E84" w:rsidRDefault="005A0033">
      <w:pPr>
        <w:spacing w:before="120" w:after="120"/>
        <w:jc w:val="center"/>
        <w:rPr>
          <w:sz w:val="22"/>
          <w:szCs w:val="22"/>
        </w:rPr>
      </w:pPr>
      <w:r>
        <w:rPr>
          <w:sz w:val="22"/>
          <w:szCs w:val="22"/>
        </w:rPr>
        <w:t>EE233 Circuit Theory</w:t>
      </w:r>
    </w:p>
    <w:p w14:paraId="179A03A5" w14:textId="78CCECC1" w:rsidR="00C46CD8" w:rsidRPr="005E6E84" w:rsidRDefault="00F75BA8">
      <w:pPr>
        <w:pStyle w:val="Heading3"/>
        <w:rPr>
          <w:b/>
          <w:caps/>
        </w:rPr>
      </w:pPr>
      <w:r w:rsidRPr="005E6E84">
        <w:t>Department of Electrical Engineering, University of Washington</w:t>
      </w:r>
      <w:r w:rsidR="00C46CD8" w:rsidRPr="005E6E84">
        <w:t>,</w:t>
      </w:r>
      <w:r w:rsidRPr="005E6E84">
        <w:t xml:space="preserve"> Seattle</w:t>
      </w:r>
      <w:r w:rsidR="00C46CD8" w:rsidRPr="005E6E84">
        <w:t xml:space="preserve">, </w:t>
      </w:r>
      <w:r w:rsidRPr="005E6E84">
        <w:t>WA</w:t>
      </w:r>
      <w:r w:rsidR="00C46CD8" w:rsidRPr="005E6E84">
        <w:t xml:space="preserve">, </w:t>
      </w:r>
      <w:r w:rsidR="00B65D0F">
        <w:t>9819</w:t>
      </w:r>
      <w:r w:rsidRPr="005E6E84">
        <w:t>5</w:t>
      </w:r>
    </w:p>
    <w:p w14:paraId="0A8A9DD2" w14:textId="77777777" w:rsidR="00C46CD8" w:rsidRPr="005E6E84" w:rsidRDefault="00C46CD8">
      <w:pPr>
        <w:jc w:val="center"/>
        <w:rPr>
          <w:sz w:val="22"/>
          <w:szCs w:val="22"/>
        </w:rPr>
      </w:pPr>
    </w:p>
    <w:p w14:paraId="02D542B5" w14:textId="77777777" w:rsidR="00C46CD8" w:rsidRPr="005E6E84" w:rsidRDefault="00C46CD8">
      <w:pPr>
        <w:pStyle w:val="Heading3"/>
        <w:sectPr w:rsidR="00C46CD8" w:rsidRPr="005E6E84" w:rsidSect="00BB4D04">
          <w:headerReference w:type="default" r:id="rId11"/>
          <w:footerReference w:type="default" r:id="rId12"/>
          <w:pgSz w:w="12240" w:h="15840" w:code="1"/>
          <w:pgMar w:top="1627" w:right="1008" w:bottom="1440" w:left="1296" w:header="720" w:footer="720" w:gutter="0"/>
          <w:cols w:space="720"/>
        </w:sectPr>
      </w:pPr>
    </w:p>
    <w:p w14:paraId="1BC47830" w14:textId="0F0E93C0" w:rsidR="00D6442C" w:rsidRDefault="00EF4F86" w:rsidP="00D949DC">
      <w:pPr>
        <w:pStyle w:val="Heading2"/>
        <w:rPr>
          <w:sz w:val="22"/>
        </w:rPr>
      </w:pPr>
      <w:r w:rsidRPr="00D949DC">
        <w:rPr>
          <w:i/>
          <w:sz w:val="22"/>
        </w:rPr>
        <w:t xml:space="preserve">Abstract </w:t>
      </w:r>
      <w:r w:rsidR="00AC1613" w:rsidRPr="00D949DC">
        <w:rPr>
          <w:sz w:val="22"/>
        </w:rPr>
        <w:t>— In</w:t>
      </w:r>
      <w:r w:rsidR="00D6442C">
        <w:rPr>
          <w:sz w:val="22"/>
        </w:rPr>
        <w:t xml:space="preserve"> this lab, the </w:t>
      </w:r>
      <w:r w:rsidR="00937B6B">
        <w:rPr>
          <w:sz w:val="22"/>
        </w:rPr>
        <w:t>characteristics and usage of op-amps were explored</w:t>
      </w:r>
      <w:r w:rsidR="002A6982">
        <w:rPr>
          <w:sz w:val="22"/>
        </w:rPr>
        <w:t xml:space="preserve"> through the construction of a voltage-follower and summing amplifier. </w:t>
      </w:r>
      <w:r w:rsidR="00CA5A72">
        <w:rPr>
          <w:sz w:val="22"/>
        </w:rPr>
        <w:t xml:space="preserve">Further usage </w:t>
      </w:r>
      <w:r w:rsidR="007E4928" w:rsidRPr="00FD7EB1">
        <w:rPr>
          <w:sz w:val="22"/>
          <w:szCs w:val="22"/>
        </w:rPr>
        <w:t>of lab equipment for testing/analyzing circuits was conducted.</w:t>
      </w:r>
      <w:r w:rsidR="007E4928">
        <w:rPr>
          <w:sz w:val="22"/>
          <w:szCs w:val="22"/>
        </w:rPr>
        <w:t xml:space="preserve"> This lab effectively </w:t>
      </w:r>
      <w:r w:rsidR="008849F9">
        <w:rPr>
          <w:sz w:val="22"/>
          <w:szCs w:val="22"/>
        </w:rPr>
        <w:t xml:space="preserve">demonstrated the capabilities of op-amps </w:t>
      </w:r>
      <w:r w:rsidR="003202BE">
        <w:rPr>
          <w:sz w:val="22"/>
          <w:szCs w:val="22"/>
        </w:rPr>
        <w:t xml:space="preserve">for the overall project of making an audio mixer. </w:t>
      </w:r>
    </w:p>
    <w:p w14:paraId="088EC026" w14:textId="77777777" w:rsidR="00EF4F86" w:rsidRPr="00D949DC" w:rsidRDefault="00AD0496" w:rsidP="00D949DC">
      <w:pPr>
        <w:pStyle w:val="Heading3"/>
      </w:pPr>
      <w:r w:rsidRPr="00D949DC">
        <w:fldChar w:fldCharType="begin"/>
      </w:r>
      <w:r w:rsidRPr="00D949DC">
        <w:instrText xml:space="preserve"> = 1 \* ROMAN </w:instrText>
      </w:r>
      <w:r w:rsidRPr="00D949DC">
        <w:fldChar w:fldCharType="separate"/>
      </w:r>
      <w:r w:rsidRPr="00D949DC">
        <w:t>I</w:t>
      </w:r>
      <w:r w:rsidRPr="00D949DC">
        <w:fldChar w:fldCharType="end"/>
      </w:r>
      <w:r w:rsidRPr="00D949DC">
        <w:t xml:space="preserve">. </w:t>
      </w:r>
      <w:r w:rsidR="00C46CD8" w:rsidRPr="00D949DC">
        <w:t>Introduction</w:t>
      </w:r>
    </w:p>
    <w:tbl>
      <w:tblPr>
        <w:tblStyle w:val="TableGrid"/>
        <w:tblpPr w:leftFromText="180" w:rightFromText="180" w:vertAnchor="text" w:horzAnchor="page" w:tblpX="6256" w:tblpY="2656"/>
        <w:tblOverlap w:val="never"/>
        <w:tblW w:w="0" w:type="auto"/>
        <w:tblLook w:val="04A0" w:firstRow="1" w:lastRow="0" w:firstColumn="1" w:lastColumn="0" w:noHBand="0" w:noVBand="1"/>
      </w:tblPr>
      <w:tblGrid>
        <w:gridCol w:w="2496"/>
      </w:tblGrid>
      <w:tr w:rsidR="00582822" w14:paraId="319B39C9" w14:textId="77777777" w:rsidTr="00582822">
        <w:trPr>
          <w:trHeight w:val="1485"/>
        </w:trPr>
        <w:tc>
          <w:tcPr>
            <w:tcW w:w="2496" w:type="dxa"/>
          </w:tcPr>
          <w:p w14:paraId="7FEC919D" w14:textId="77777777" w:rsidR="00582822" w:rsidRPr="00E04CEC" w:rsidRDefault="00582822" w:rsidP="00582822">
            <w:pPr>
              <w:pStyle w:val="NormalWeb"/>
              <w:rPr>
                <w:rFonts w:eastAsia="SimSun"/>
              </w:rPr>
            </w:pPr>
            <w:r>
              <w:rPr>
                <w:noProof/>
              </w:rPr>
              <w:drawing>
                <wp:anchor distT="0" distB="0" distL="114300" distR="114300" simplePos="0" relativeHeight="251658241" behindDoc="1" locked="0" layoutInCell="1" allowOverlap="1" wp14:anchorId="5BA181B0" wp14:editId="5DF91101">
                  <wp:simplePos x="0" y="0"/>
                  <wp:positionH relativeFrom="column">
                    <wp:posOffset>4445</wp:posOffset>
                  </wp:positionH>
                  <wp:positionV relativeFrom="paragraph">
                    <wp:posOffset>1905</wp:posOffset>
                  </wp:positionV>
                  <wp:extent cx="1445849" cy="1228725"/>
                  <wp:effectExtent l="0" t="0" r="2540" b="0"/>
                  <wp:wrapTight wrapText="bothSides">
                    <wp:wrapPolygon edited="0">
                      <wp:start x="0" y="0"/>
                      <wp:lineTo x="0" y="21098"/>
                      <wp:lineTo x="21353" y="21098"/>
                      <wp:lineTo x="21353" y="0"/>
                      <wp:lineTo x="0" y="0"/>
                    </wp:wrapPolygon>
                  </wp:wrapTight>
                  <wp:docPr id="1261083546" name="Picture 1261083546"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83546" name="Picture 1261083546" descr="A diagram of a circui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445849" cy="1228725"/>
                          </a:xfrm>
                          <a:prstGeom prst="rect">
                            <a:avLst/>
                          </a:prstGeom>
                        </pic:spPr>
                      </pic:pic>
                    </a:graphicData>
                  </a:graphic>
                </wp:anchor>
              </w:drawing>
            </w:r>
          </w:p>
        </w:tc>
      </w:tr>
      <w:tr w:rsidR="00582822" w14:paraId="6922158C" w14:textId="77777777" w:rsidTr="00582822">
        <w:trPr>
          <w:trHeight w:val="131"/>
        </w:trPr>
        <w:tc>
          <w:tcPr>
            <w:tcW w:w="2496" w:type="dxa"/>
          </w:tcPr>
          <w:p w14:paraId="2B049057" w14:textId="21E34B87" w:rsidR="00582822" w:rsidRDefault="00582822" w:rsidP="00582822">
            <w:pPr>
              <w:spacing w:line="240" w:lineRule="exact"/>
              <w:jc w:val="both"/>
              <w:rPr>
                <w:i/>
                <w:lang w:eastAsia="zh-CN"/>
              </w:rPr>
            </w:pPr>
            <w:r>
              <w:t xml:space="preserve">Figure </w:t>
            </w:r>
            <w:r>
              <w:fldChar w:fldCharType="begin"/>
            </w:r>
            <w:r>
              <w:instrText xml:space="preserve"> SEQ Figure \* ARABIC </w:instrText>
            </w:r>
            <w:r>
              <w:fldChar w:fldCharType="separate"/>
            </w:r>
            <w:r w:rsidR="00842947">
              <w:rPr>
                <w:noProof/>
              </w:rPr>
              <w:t>1</w:t>
            </w:r>
            <w:r>
              <w:fldChar w:fldCharType="end"/>
            </w:r>
            <w:r>
              <w:t>. Voltage Follower (note VEE and VCC should be switched).</w:t>
            </w:r>
          </w:p>
        </w:tc>
      </w:tr>
    </w:tbl>
    <w:p w14:paraId="0F85C03D" w14:textId="21CC4D4C" w:rsidR="00097829" w:rsidRDefault="00097829" w:rsidP="006D2CFE">
      <w:pPr>
        <w:spacing w:line="240" w:lineRule="exact"/>
        <w:ind w:firstLine="180"/>
        <w:jc w:val="both"/>
        <w:rPr>
          <w:sz w:val="22"/>
          <w:szCs w:val="22"/>
        </w:rPr>
      </w:pPr>
      <w:r>
        <w:rPr>
          <w:sz w:val="22"/>
          <w:szCs w:val="22"/>
        </w:rPr>
        <w:t>In this lab, students will explore op-amps characteristics and usages through the construction of a voltage follower and summing amplifier.</w:t>
      </w:r>
      <w:r w:rsidR="002C6410">
        <w:rPr>
          <w:sz w:val="22"/>
          <w:szCs w:val="22"/>
        </w:rPr>
        <w:t xml:space="preserve"> Thi</w:t>
      </w:r>
      <w:r w:rsidR="002C6410" w:rsidRPr="002C6410">
        <w:rPr>
          <w:sz w:val="22"/>
          <w:szCs w:val="22"/>
        </w:rPr>
        <w:t xml:space="preserve">s </w:t>
      </w:r>
      <w:r w:rsidR="002C6410">
        <w:rPr>
          <w:sz w:val="22"/>
          <w:szCs w:val="22"/>
        </w:rPr>
        <w:t xml:space="preserve">serves </w:t>
      </w:r>
      <w:r w:rsidR="002C6410" w:rsidRPr="002C6410">
        <w:rPr>
          <w:sz w:val="22"/>
          <w:szCs w:val="22"/>
        </w:rPr>
        <w:t xml:space="preserve">as a vital step in the construction of </w:t>
      </w:r>
      <w:r w:rsidR="002C6410">
        <w:rPr>
          <w:sz w:val="22"/>
          <w:szCs w:val="22"/>
        </w:rPr>
        <w:t>the course’s</w:t>
      </w:r>
      <w:r w:rsidR="002C6410" w:rsidRPr="002C6410">
        <w:rPr>
          <w:sz w:val="22"/>
          <w:szCs w:val="22"/>
        </w:rPr>
        <w:t xml:space="preserve"> final project: an audio mixer. </w:t>
      </w:r>
      <w:r w:rsidR="00611AE0">
        <w:rPr>
          <w:sz w:val="22"/>
          <w:szCs w:val="22"/>
        </w:rPr>
        <w:t>This</w:t>
      </w:r>
      <w:r w:rsidR="006841A6">
        <w:rPr>
          <w:sz w:val="22"/>
          <w:szCs w:val="22"/>
        </w:rPr>
        <w:t xml:space="preserve"> lab’s focus is on</w:t>
      </w:r>
      <w:r w:rsidR="002C6410" w:rsidRPr="002C6410">
        <w:rPr>
          <w:sz w:val="22"/>
          <w:szCs w:val="22"/>
        </w:rPr>
        <w:t xml:space="preserve"> the voltage follower (or buffer) and the summing amplifier. The voltage follower ensures impedance matching between input and output, crucial for signal integrity, while the summing amplifier combines multiple audio sources, enabling</w:t>
      </w:r>
      <w:r w:rsidR="00611AE0">
        <w:rPr>
          <w:sz w:val="22"/>
          <w:szCs w:val="22"/>
        </w:rPr>
        <w:t xml:space="preserve"> </w:t>
      </w:r>
      <w:r w:rsidR="002C6410" w:rsidRPr="002C6410">
        <w:rPr>
          <w:sz w:val="22"/>
          <w:szCs w:val="22"/>
        </w:rPr>
        <w:t>control</w:t>
      </w:r>
      <w:r w:rsidR="00611AE0">
        <w:rPr>
          <w:sz w:val="22"/>
          <w:szCs w:val="22"/>
        </w:rPr>
        <w:t xml:space="preserve"> of</w:t>
      </w:r>
      <w:r w:rsidR="002C6410" w:rsidRPr="002C6410">
        <w:rPr>
          <w:sz w:val="22"/>
          <w:szCs w:val="22"/>
        </w:rPr>
        <w:t xml:space="preserve"> magnitude, frequency content, dynamics, and panoramic position. </w:t>
      </w:r>
      <w:r w:rsidR="00C42B15">
        <w:rPr>
          <w:sz w:val="22"/>
          <w:szCs w:val="22"/>
        </w:rPr>
        <w:t>By understanding the construction of an audio mixer in small “chunks,” it allows the student t</w:t>
      </w:r>
      <w:r w:rsidR="00691EBE">
        <w:rPr>
          <w:sz w:val="22"/>
          <w:szCs w:val="22"/>
        </w:rPr>
        <w:t>o engage with the individual component</w:t>
      </w:r>
      <w:r w:rsidR="005D77B1">
        <w:rPr>
          <w:sz w:val="22"/>
          <w:szCs w:val="22"/>
        </w:rPr>
        <w:t xml:space="preserve">s to better understand its role in the </w:t>
      </w:r>
      <w:r w:rsidR="00951150">
        <w:rPr>
          <w:sz w:val="22"/>
          <w:szCs w:val="22"/>
        </w:rPr>
        <w:t xml:space="preserve">overall final project. </w:t>
      </w:r>
    </w:p>
    <w:p w14:paraId="0973577E" w14:textId="77777777" w:rsidR="00C46CD8" w:rsidRPr="005E6E84" w:rsidRDefault="00AD0496" w:rsidP="00AD0496">
      <w:pPr>
        <w:pStyle w:val="Heading3"/>
        <w:rPr>
          <w:b/>
          <w:caps/>
          <w:smallCaps w:val="0"/>
        </w:rPr>
      </w:pPr>
      <w:r w:rsidRPr="005E6E84">
        <w:rPr>
          <w:b/>
          <w:caps/>
          <w:smallCaps w:val="0"/>
        </w:rPr>
        <w:fldChar w:fldCharType="begin"/>
      </w:r>
      <w:r w:rsidRPr="005E6E84">
        <w:instrText xml:space="preserve"> = 2 \* ROMAN </w:instrText>
      </w:r>
      <w:r w:rsidRPr="005E6E84">
        <w:rPr>
          <w:b/>
          <w:caps/>
          <w:smallCaps w:val="0"/>
        </w:rPr>
        <w:fldChar w:fldCharType="separate"/>
      </w:r>
      <w:r w:rsidRPr="005E6E84">
        <w:rPr>
          <w:noProof/>
        </w:rPr>
        <w:t>II</w:t>
      </w:r>
      <w:r w:rsidRPr="005E6E84">
        <w:rPr>
          <w:b/>
          <w:caps/>
          <w:smallCaps w:val="0"/>
        </w:rPr>
        <w:fldChar w:fldCharType="end"/>
      </w:r>
      <w:r w:rsidRPr="005E6E84">
        <w:t xml:space="preserve">. </w:t>
      </w:r>
      <w:r w:rsidR="00734057" w:rsidRPr="005E6E84">
        <w:t xml:space="preserve">lab </w:t>
      </w:r>
      <w:r w:rsidR="00B6396E" w:rsidRPr="005E6E84">
        <w:t>Procedure</w:t>
      </w:r>
    </w:p>
    <w:p w14:paraId="52153E1B" w14:textId="04885922" w:rsidR="002D3F9A" w:rsidRDefault="002D3F9A" w:rsidP="002D3F9A">
      <w:pPr>
        <w:pStyle w:val="BodyTextIndent2"/>
        <w:rPr>
          <w:rFonts w:ascii="Times New Roman" w:eastAsia="SimSun" w:hAnsi="Times New Roman"/>
          <w:sz w:val="22"/>
          <w:szCs w:val="22"/>
          <w:lang w:eastAsia="zh-CN"/>
        </w:rPr>
      </w:pPr>
      <w:r>
        <w:rPr>
          <w:rFonts w:ascii="Times New Roman" w:eastAsia="SimSun" w:hAnsi="Times New Roman"/>
          <w:sz w:val="22"/>
          <w:szCs w:val="22"/>
          <w:lang w:eastAsia="zh-CN"/>
        </w:rPr>
        <w:t>The equipment to construct the different circuits for this lab included a breadboard,</w:t>
      </w:r>
      <w:r w:rsidR="00E13840">
        <w:rPr>
          <w:rFonts w:ascii="Times New Roman" w:eastAsia="SimSun" w:hAnsi="Times New Roman"/>
          <w:sz w:val="22"/>
          <w:szCs w:val="22"/>
          <w:lang w:eastAsia="zh-CN"/>
        </w:rPr>
        <w:t xml:space="preserve"> LM</w:t>
      </w:r>
      <w:r w:rsidR="00D91F57">
        <w:rPr>
          <w:rFonts w:ascii="Times New Roman" w:eastAsia="SimSun" w:hAnsi="Times New Roman"/>
          <w:sz w:val="22"/>
          <w:szCs w:val="22"/>
          <w:lang w:eastAsia="zh-CN"/>
        </w:rPr>
        <w:t>348</w:t>
      </w:r>
      <w:r w:rsidR="00D630D8">
        <w:rPr>
          <w:rFonts w:ascii="Times New Roman" w:eastAsia="SimSun" w:hAnsi="Times New Roman"/>
          <w:sz w:val="22"/>
          <w:szCs w:val="22"/>
          <w:lang w:eastAsia="zh-CN"/>
        </w:rPr>
        <w:t>N</w:t>
      </w:r>
      <w:r w:rsidR="00D91F57">
        <w:rPr>
          <w:rFonts w:ascii="Times New Roman" w:eastAsia="SimSun" w:hAnsi="Times New Roman"/>
          <w:sz w:val="22"/>
          <w:szCs w:val="22"/>
          <w:lang w:eastAsia="zh-CN"/>
        </w:rPr>
        <w:t xml:space="preserve"> Operational-Amplifier, </w:t>
      </w:r>
      <w:r>
        <w:rPr>
          <w:rFonts w:ascii="Times New Roman" w:eastAsia="SimSun" w:hAnsi="Times New Roman"/>
          <w:sz w:val="22"/>
          <w:szCs w:val="22"/>
          <w:lang w:eastAsia="zh-CN"/>
        </w:rPr>
        <w:t>100k</w:t>
      </w:r>
      <w:r w:rsidRPr="0082315A">
        <w:rPr>
          <w:rFonts w:ascii="Times New Roman" w:eastAsia="SimSun" w:hAnsi="Times New Roman"/>
          <w:sz w:val="22"/>
          <w:szCs w:val="22"/>
          <w:lang w:eastAsia="zh-CN"/>
        </w:rPr>
        <w:t>Ω</w:t>
      </w:r>
      <w:r>
        <w:rPr>
          <w:rFonts w:ascii="Times New Roman" w:eastAsia="SimSun" w:hAnsi="Times New Roman"/>
          <w:sz w:val="22"/>
          <w:szCs w:val="22"/>
          <w:lang w:eastAsia="zh-CN"/>
        </w:rPr>
        <w:t xml:space="preserve"> </w:t>
      </w:r>
      <w:r w:rsidR="00D87013">
        <w:rPr>
          <w:rFonts w:ascii="Times New Roman" w:eastAsia="SimSun" w:hAnsi="Times New Roman"/>
          <w:sz w:val="22"/>
          <w:szCs w:val="22"/>
          <w:lang w:eastAsia="zh-CN"/>
        </w:rPr>
        <w:t>potentiometer</w:t>
      </w:r>
      <w:r>
        <w:rPr>
          <w:rFonts w:ascii="Times New Roman" w:eastAsia="SimSun" w:hAnsi="Times New Roman"/>
          <w:sz w:val="22"/>
          <w:szCs w:val="22"/>
          <w:lang w:eastAsia="zh-CN"/>
        </w:rPr>
        <w:t xml:space="preserve">, </w:t>
      </w:r>
      <w:r w:rsidR="00A614F0">
        <w:rPr>
          <w:rFonts w:ascii="Times New Roman" w:eastAsia="SimSun" w:hAnsi="Times New Roman"/>
          <w:sz w:val="22"/>
          <w:szCs w:val="22"/>
          <w:lang w:eastAsia="zh-CN"/>
        </w:rPr>
        <w:t xml:space="preserve">a </w:t>
      </w:r>
      <w:r>
        <w:rPr>
          <w:rFonts w:ascii="Times New Roman" w:eastAsia="SimSun" w:hAnsi="Times New Roman"/>
          <w:sz w:val="22"/>
          <w:szCs w:val="22"/>
          <w:lang w:eastAsia="zh-CN"/>
        </w:rPr>
        <w:t>0.</w:t>
      </w:r>
      <w:r w:rsidR="00E13840">
        <w:rPr>
          <w:rFonts w:ascii="Times New Roman" w:eastAsia="SimSun" w:hAnsi="Times New Roman"/>
          <w:sz w:val="22"/>
          <w:szCs w:val="22"/>
          <w:lang w:eastAsia="zh-CN"/>
        </w:rPr>
        <w:t>22p</w:t>
      </w:r>
      <w:r w:rsidRPr="00F72F9B">
        <w:rPr>
          <w:rFonts w:ascii="Times New Roman" w:eastAsia="SimSun" w:hAnsi="Times New Roman"/>
          <w:sz w:val="22"/>
          <w:szCs w:val="22"/>
          <w:lang w:eastAsia="zh-CN"/>
        </w:rPr>
        <w:t>F</w:t>
      </w:r>
      <w:r>
        <w:rPr>
          <w:rFonts w:ascii="Times New Roman" w:eastAsia="SimSun" w:hAnsi="Times New Roman"/>
          <w:sz w:val="22"/>
          <w:szCs w:val="22"/>
          <w:lang w:eastAsia="zh-CN"/>
        </w:rPr>
        <w:t xml:space="preserve"> capacitor, and jumper wires to connect the components. </w:t>
      </w:r>
    </w:p>
    <w:p w14:paraId="0E29A0D8" w14:textId="446EDA7A" w:rsidR="00FB0AC6" w:rsidRDefault="00FB0AC6" w:rsidP="00FB0AC6">
      <w:pPr>
        <w:spacing w:line="240" w:lineRule="exact"/>
        <w:ind w:firstLine="180"/>
        <w:jc w:val="both"/>
        <w:rPr>
          <w:rFonts w:eastAsia="SimSun"/>
          <w:sz w:val="22"/>
          <w:szCs w:val="22"/>
          <w:lang w:eastAsia="zh-CN"/>
        </w:rPr>
      </w:pPr>
      <w:r>
        <w:rPr>
          <w:rFonts w:eastAsia="SimSun"/>
          <w:sz w:val="22"/>
          <w:szCs w:val="22"/>
          <w:lang w:eastAsia="zh-CN"/>
        </w:rPr>
        <w:t xml:space="preserve">The function generator was used to produce different waves required such as a square or sine wave. For the square wave, the function generator was set to a square wave with a frequency of </w:t>
      </w:r>
      <w:r w:rsidR="00606FC6">
        <w:rPr>
          <w:rFonts w:eastAsia="SimSun"/>
          <w:sz w:val="22"/>
          <w:szCs w:val="22"/>
          <w:lang w:eastAsia="zh-CN"/>
        </w:rPr>
        <w:t>3</w:t>
      </w:r>
      <w:r>
        <w:rPr>
          <w:rFonts w:eastAsia="SimSun"/>
          <w:sz w:val="22"/>
          <w:szCs w:val="22"/>
          <w:lang w:eastAsia="zh-CN"/>
        </w:rPr>
        <w:t xml:space="preserve"> </w:t>
      </w:r>
      <w:r w:rsidR="00606FC6">
        <w:rPr>
          <w:rFonts w:eastAsia="SimSun"/>
          <w:sz w:val="22"/>
          <w:szCs w:val="22"/>
          <w:lang w:eastAsia="zh-CN"/>
        </w:rPr>
        <w:t>k</w:t>
      </w:r>
      <w:r>
        <w:rPr>
          <w:rFonts w:eastAsia="SimSun"/>
          <w:sz w:val="22"/>
          <w:szCs w:val="22"/>
          <w:lang w:eastAsia="zh-CN"/>
        </w:rPr>
        <w:t xml:space="preserve">Hz, amplitude of </w:t>
      </w:r>
      <w:r w:rsidR="00DF337E">
        <w:rPr>
          <w:rFonts w:eastAsia="SimSun"/>
          <w:sz w:val="22"/>
          <w:szCs w:val="22"/>
          <w:lang w:eastAsia="zh-CN"/>
        </w:rPr>
        <w:t>20</w:t>
      </w:r>
      <w:r>
        <w:rPr>
          <w:rFonts w:eastAsia="SimSun"/>
          <w:sz w:val="22"/>
          <w:szCs w:val="22"/>
          <w:lang w:eastAsia="zh-CN"/>
        </w:rPr>
        <w:t>.0V</w:t>
      </w:r>
      <w:r w:rsidR="0003418D">
        <w:rPr>
          <w:rFonts w:eastAsia="SimSun"/>
          <w:sz w:val="22"/>
          <w:szCs w:val="22"/>
          <w:lang w:eastAsia="zh-CN"/>
        </w:rPr>
        <w:t>pp</w:t>
      </w:r>
      <w:r>
        <w:rPr>
          <w:rFonts w:eastAsia="SimSun"/>
          <w:sz w:val="22"/>
          <w:szCs w:val="22"/>
          <w:lang w:eastAsia="zh-CN"/>
        </w:rPr>
        <w:t xml:space="preserve">. For the sine wave, the </w:t>
      </w:r>
      <w:r>
        <w:rPr>
          <w:rFonts w:eastAsia="SimSun"/>
          <w:sz w:val="22"/>
          <w:szCs w:val="22"/>
          <w:lang w:eastAsia="zh-CN"/>
        </w:rPr>
        <w:t xml:space="preserve">function generator was set to a sine wave with a frequency of 1 kHz, and amplitude of </w:t>
      </w:r>
      <w:r w:rsidR="00657ACF">
        <w:rPr>
          <w:rFonts w:eastAsia="SimSun"/>
          <w:sz w:val="22"/>
          <w:szCs w:val="22"/>
          <w:lang w:eastAsia="zh-CN"/>
        </w:rPr>
        <w:t>200m</w:t>
      </w:r>
      <w:r>
        <w:rPr>
          <w:rFonts w:eastAsia="SimSun"/>
          <w:sz w:val="22"/>
          <w:szCs w:val="22"/>
          <w:lang w:eastAsia="zh-CN"/>
        </w:rPr>
        <w:t>Vpp.</w:t>
      </w:r>
    </w:p>
    <w:p w14:paraId="5E648A29" w14:textId="7266C42B" w:rsidR="002D3F9A" w:rsidRPr="00FB0AC6" w:rsidRDefault="00FB0AC6" w:rsidP="00FB0AC6">
      <w:pPr>
        <w:pStyle w:val="BodyTextIndent2"/>
        <w:rPr>
          <w:rFonts w:ascii="Times New Roman" w:eastAsia="SimSun" w:hAnsi="Times New Roman"/>
          <w:sz w:val="22"/>
          <w:szCs w:val="22"/>
          <w:lang w:eastAsia="zh-CN"/>
        </w:rPr>
      </w:pPr>
      <w:r>
        <w:rPr>
          <w:rFonts w:ascii="Times New Roman" w:eastAsia="SimSun" w:hAnsi="Times New Roman"/>
          <w:sz w:val="22"/>
          <w:szCs w:val="22"/>
          <w:lang w:eastAsia="zh-CN"/>
        </w:rPr>
        <w:t xml:space="preserve">The oscilloscope was used to measure output voltage over the capacitor. The cursor function was used to measure time intervals between two points. The measure function was used to precisely calculate rise, fall, and delay times. Two main channels were used from the oscilloscope: Channel 1 and 2. Those channels were connected to the input signal voltages that were supplied by the waveform generator and the various output signal voltages measured across the different circuit components respectively. </w:t>
      </w:r>
    </w:p>
    <w:p w14:paraId="4DFB533F" w14:textId="12036EF0" w:rsidR="00C46CD8" w:rsidRPr="005E6E84" w:rsidRDefault="00AD0496" w:rsidP="00B943B5">
      <w:pPr>
        <w:pStyle w:val="Heading3"/>
      </w:pPr>
      <w:r w:rsidRPr="005E6E84">
        <w:t>III.</w:t>
      </w:r>
      <w:r w:rsidR="00C46CD8" w:rsidRPr="005E6E84">
        <w:t xml:space="preserve"> </w:t>
      </w:r>
      <w:r w:rsidR="00B6396E" w:rsidRPr="005E6E84">
        <w:t>Experimental</w:t>
      </w:r>
      <w:r w:rsidR="00113E7C" w:rsidRPr="005E6E84">
        <w:t xml:space="preserve"> </w:t>
      </w:r>
      <w:r w:rsidR="00FC468C">
        <w:t>Procedure and Analysis</w:t>
      </w:r>
    </w:p>
    <w:p w14:paraId="7A35705B" w14:textId="77777777" w:rsidR="00B15F98" w:rsidRDefault="00B15F98" w:rsidP="00D949DC">
      <w:pPr>
        <w:spacing w:line="240" w:lineRule="exact"/>
        <w:ind w:firstLine="180"/>
        <w:jc w:val="both"/>
        <w:rPr>
          <w:rFonts w:eastAsia="SimSun"/>
          <w:sz w:val="22"/>
          <w:szCs w:val="22"/>
          <w:lang w:eastAsia="zh-CN"/>
        </w:rPr>
      </w:pPr>
    </w:p>
    <w:p w14:paraId="6728694F" w14:textId="370A4400" w:rsidR="00FE7C00" w:rsidRDefault="0099758E" w:rsidP="0091084A">
      <w:pPr>
        <w:spacing w:line="240" w:lineRule="exact"/>
        <w:jc w:val="both"/>
        <w:rPr>
          <w:rFonts w:eastAsia="SimSun"/>
          <w:sz w:val="22"/>
          <w:szCs w:val="22"/>
          <w:lang w:eastAsia="zh-CN"/>
        </w:rPr>
      </w:pPr>
      <w:r>
        <w:rPr>
          <w:rFonts w:eastAsia="SimSun"/>
          <w:sz w:val="22"/>
          <w:szCs w:val="22"/>
          <w:lang w:eastAsia="zh-CN"/>
        </w:rPr>
        <w:t xml:space="preserve">The </w:t>
      </w:r>
      <w:r w:rsidR="00B4553E">
        <w:rPr>
          <w:rFonts w:eastAsia="SimSun"/>
          <w:sz w:val="22"/>
          <w:szCs w:val="22"/>
          <w:lang w:eastAsia="zh-CN"/>
        </w:rPr>
        <w:t xml:space="preserve">Voltage Follower </w:t>
      </w:r>
      <w:r>
        <w:rPr>
          <w:rFonts w:eastAsia="SimSun"/>
          <w:sz w:val="22"/>
          <w:szCs w:val="22"/>
          <w:lang w:eastAsia="zh-CN"/>
        </w:rPr>
        <w:t>circuit</w:t>
      </w:r>
      <w:r w:rsidR="00847535">
        <w:rPr>
          <w:rFonts w:eastAsia="SimSun"/>
          <w:sz w:val="22"/>
          <w:szCs w:val="22"/>
          <w:lang w:eastAsia="zh-CN"/>
        </w:rPr>
        <w:t xml:space="preserve"> </w:t>
      </w:r>
      <w:r w:rsidR="00B4553E">
        <w:rPr>
          <w:rFonts w:eastAsia="SimSun"/>
          <w:sz w:val="22"/>
          <w:szCs w:val="22"/>
          <w:lang w:eastAsia="zh-CN"/>
        </w:rPr>
        <w:t xml:space="preserve">that was </w:t>
      </w:r>
      <w:r w:rsidR="00847535">
        <w:rPr>
          <w:rFonts w:eastAsia="SimSun"/>
          <w:sz w:val="22"/>
          <w:szCs w:val="22"/>
          <w:lang w:eastAsia="zh-CN"/>
        </w:rPr>
        <w:t xml:space="preserve">constructed is shown in </w:t>
      </w:r>
      <w:r w:rsidR="00B95C0B">
        <w:rPr>
          <w:rFonts w:eastAsia="SimSun"/>
          <w:sz w:val="22"/>
          <w:szCs w:val="22"/>
          <w:lang w:eastAsia="zh-CN"/>
        </w:rPr>
        <w:t xml:space="preserve"> </w:t>
      </w:r>
      <w:r w:rsidR="009162A4">
        <w:rPr>
          <w:rFonts w:eastAsia="SimSun"/>
          <w:sz w:val="22"/>
          <w:szCs w:val="22"/>
          <w:lang w:eastAsia="zh-CN"/>
        </w:rPr>
        <w:fldChar w:fldCharType="begin"/>
      </w:r>
      <w:r w:rsidR="009162A4">
        <w:rPr>
          <w:rFonts w:eastAsia="SimSun"/>
          <w:sz w:val="22"/>
          <w:szCs w:val="22"/>
          <w:lang w:eastAsia="zh-CN"/>
        </w:rPr>
        <w:instrText xml:space="preserve"> REF _Ref165053176 \h </w:instrText>
      </w:r>
      <w:r w:rsidR="009162A4">
        <w:rPr>
          <w:rFonts w:eastAsia="SimSun"/>
          <w:sz w:val="22"/>
          <w:szCs w:val="22"/>
          <w:lang w:eastAsia="zh-CN"/>
        </w:rPr>
      </w:r>
      <w:r w:rsidR="009162A4">
        <w:rPr>
          <w:rFonts w:eastAsia="SimSun"/>
          <w:sz w:val="22"/>
          <w:szCs w:val="22"/>
          <w:lang w:eastAsia="zh-CN"/>
        </w:rPr>
        <w:fldChar w:fldCharType="separate"/>
      </w:r>
      <w:r w:rsidR="009162A4">
        <w:t xml:space="preserve">Figure </w:t>
      </w:r>
      <w:r w:rsidR="009162A4">
        <w:rPr>
          <w:noProof/>
        </w:rPr>
        <w:t>1</w:t>
      </w:r>
      <w:r w:rsidR="009162A4">
        <w:rPr>
          <w:rFonts w:eastAsia="SimSun"/>
          <w:sz w:val="22"/>
          <w:szCs w:val="22"/>
          <w:lang w:eastAsia="zh-CN"/>
        </w:rPr>
        <w:fldChar w:fldCharType="end"/>
      </w:r>
      <w:r w:rsidR="00202EEC">
        <w:rPr>
          <w:rFonts w:eastAsia="SimSun"/>
          <w:sz w:val="22"/>
          <w:szCs w:val="22"/>
          <w:lang w:eastAsia="zh-CN"/>
        </w:rPr>
        <w:t>.</w:t>
      </w:r>
      <w:r w:rsidR="00594F43">
        <w:rPr>
          <w:rFonts w:eastAsia="SimSun"/>
          <w:sz w:val="22"/>
          <w:szCs w:val="22"/>
          <w:lang w:eastAsia="zh-CN"/>
        </w:rPr>
        <w:t xml:space="preserve"> </w:t>
      </w:r>
      <w:r w:rsidR="00CC1F5D">
        <w:rPr>
          <w:rFonts w:eastAsia="SimSun"/>
          <w:sz w:val="22"/>
          <w:szCs w:val="22"/>
          <w:lang w:eastAsia="zh-CN"/>
        </w:rPr>
        <w:t xml:space="preserve">The power supplies used were </w:t>
      </w:r>
      <w:r w:rsidR="00BD6BC8">
        <w:rPr>
          <w:rFonts w:eastAsia="SimSun"/>
          <w:sz w:val="22"/>
          <w:szCs w:val="22"/>
          <w:lang w:eastAsia="zh-CN"/>
        </w:rPr>
        <w:t xml:space="preserve">VCC = </w:t>
      </w:r>
      <w:r w:rsidR="00CC1F5D">
        <w:rPr>
          <w:rFonts w:eastAsia="SimSun"/>
          <w:sz w:val="22"/>
          <w:szCs w:val="22"/>
          <w:lang w:eastAsia="zh-CN"/>
        </w:rPr>
        <w:t xml:space="preserve">12V </w:t>
      </w:r>
      <w:r w:rsidR="00BD6BC8">
        <w:rPr>
          <w:rFonts w:eastAsia="SimSun"/>
          <w:sz w:val="22"/>
          <w:szCs w:val="22"/>
          <w:lang w:eastAsia="zh-CN"/>
        </w:rPr>
        <w:t xml:space="preserve">and VEE = -12V. </w:t>
      </w:r>
      <w:r w:rsidR="00594F43">
        <w:rPr>
          <w:rFonts w:eastAsia="SimSun"/>
          <w:sz w:val="22"/>
          <w:szCs w:val="22"/>
          <w:lang w:eastAsia="zh-CN"/>
        </w:rPr>
        <w:t>The</w:t>
      </w:r>
      <w:r w:rsidR="0086368E">
        <w:rPr>
          <w:rFonts w:eastAsia="SimSun"/>
          <w:sz w:val="22"/>
          <w:szCs w:val="22"/>
          <w:lang w:eastAsia="zh-CN"/>
        </w:rPr>
        <w:t xml:space="preserve"> function generator was set to a square wave with </w:t>
      </w:r>
      <w:r w:rsidR="00AF4BFA">
        <w:rPr>
          <w:rFonts w:eastAsia="SimSun"/>
          <w:sz w:val="22"/>
          <w:szCs w:val="22"/>
          <w:lang w:eastAsia="zh-CN"/>
        </w:rPr>
        <w:t xml:space="preserve">a </w:t>
      </w:r>
      <w:r w:rsidR="0036070A">
        <w:rPr>
          <w:rFonts w:eastAsia="SimSun"/>
          <w:sz w:val="22"/>
          <w:szCs w:val="22"/>
          <w:lang w:eastAsia="zh-CN"/>
        </w:rPr>
        <w:t>frequency of 3kHz, 50% duty cycle and</w:t>
      </w:r>
      <w:r w:rsidR="00AF4BFA">
        <w:rPr>
          <w:rFonts w:eastAsia="SimSun"/>
          <w:sz w:val="22"/>
          <w:szCs w:val="22"/>
          <w:lang w:eastAsia="zh-CN"/>
        </w:rPr>
        <w:t xml:space="preserve"> </w:t>
      </w:r>
      <w:r w:rsidR="002E6904">
        <w:rPr>
          <w:rFonts w:eastAsia="SimSun"/>
          <w:sz w:val="22"/>
          <w:szCs w:val="22"/>
          <w:lang w:eastAsia="zh-CN"/>
        </w:rPr>
        <w:t>amplitude</w:t>
      </w:r>
      <w:r w:rsidR="00AF4BFA">
        <w:rPr>
          <w:rFonts w:eastAsia="SimSun"/>
          <w:sz w:val="22"/>
          <w:szCs w:val="22"/>
          <w:lang w:eastAsia="zh-CN"/>
        </w:rPr>
        <w:t xml:space="preserve"> of </w:t>
      </w:r>
      <w:r w:rsidR="002E6904">
        <w:rPr>
          <w:rFonts w:eastAsia="SimSun"/>
          <w:sz w:val="22"/>
          <w:szCs w:val="22"/>
          <w:lang w:eastAsia="zh-CN"/>
        </w:rPr>
        <w:t>10V</w:t>
      </w:r>
      <w:r w:rsidR="0036070A">
        <w:rPr>
          <w:rFonts w:eastAsia="SimSun"/>
          <w:sz w:val="22"/>
          <w:szCs w:val="22"/>
          <w:lang w:eastAsia="zh-CN"/>
        </w:rPr>
        <w:t>.</w:t>
      </w:r>
      <w:r w:rsidR="00582822">
        <w:rPr>
          <w:rFonts w:eastAsia="SimSun"/>
          <w:sz w:val="22"/>
          <w:szCs w:val="22"/>
          <w:lang w:eastAsia="zh-CN"/>
        </w:rPr>
        <w:t xml:space="preserve"> A</w:t>
      </w:r>
      <w:r w:rsidR="0071371E">
        <w:rPr>
          <w:rFonts w:eastAsia="SimSun"/>
          <w:sz w:val="22"/>
          <w:szCs w:val="22"/>
          <w:lang w:eastAsia="zh-CN"/>
        </w:rPr>
        <w:t xml:space="preserve"> square wave was used as </w:t>
      </w:r>
      <w:r w:rsidR="00A07C67">
        <w:rPr>
          <w:rFonts w:eastAsia="SimSun"/>
          <w:sz w:val="22"/>
          <w:szCs w:val="22"/>
          <w:lang w:eastAsia="zh-CN"/>
        </w:rPr>
        <w:t xml:space="preserve">the input </w:t>
      </w:r>
      <w:r w:rsidR="003B3249">
        <w:rPr>
          <w:rFonts w:eastAsia="SimSun"/>
          <w:sz w:val="22"/>
          <w:szCs w:val="22"/>
          <w:lang w:eastAsia="zh-CN"/>
        </w:rPr>
        <w:t>signal</w:t>
      </w:r>
      <w:r w:rsidR="00A07C67">
        <w:rPr>
          <w:rFonts w:eastAsia="SimSun"/>
          <w:sz w:val="22"/>
          <w:szCs w:val="22"/>
          <w:lang w:eastAsia="zh-CN"/>
        </w:rPr>
        <w:t xml:space="preserve"> to the voltage follower.</w:t>
      </w:r>
      <w:r w:rsidR="000815C2">
        <w:rPr>
          <w:rFonts w:eastAsia="SimSun"/>
          <w:sz w:val="22"/>
          <w:szCs w:val="22"/>
          <w:lang w:eastAsia="zh-CN"/>
        </w:rPr>
        <w:t xml:space="preserve"> The </w:t>
      </w:r>
      <w:r w:rsidR="0009105D">
        <w:rPr>
          <w:rFonts w:eastAsia="SimSun"/>
          <w:sz w:val="22"/>
          <w:szCs w:val="22"/>
          <w:lang w:eastAsia="zh-CN"/>
        </w:rPr>
        <w:t xml:space="preserve">waveforms of the </w:t>
      </w:r>
      <w:r w:rsidR="000234B5">
        <w:rPr>
          <w:rFonts w:eastAsia="SimSun"/>
          <w:sz w:val="22"/>
          <w:szCs w:val="22"/>
          <w:lang w:eastAsia="zh-CN"/>
        </w:rPr>
        <w:t xml:space="preserve">output voltage </w:t>
      </w:r>
      <w:r w:rsidR="0009105D">
        <w:rPr>
          <w:rFonts w:eastAsia="SimSun"/>
          <w:sz w:val="22"/>
          <w:szCs w:val="22"/>
          <w:lang w:eastAsia="zh-CN"/>
        </w:rPr>
        <w:t xml:space="preserve">and input voltage </w:t>
      </w:r>
      <w:proofErr w:type="gramStart"/>
      <w:r w:rsidR="00507382">
        <w:rPr>
          <w:rFonts w:eastAsia="SimSun"/>
          <w:sz w:val="22"/>
          <w:szCs w:val="22"/>
          <w:lang w:eastAsia="zh-CN"/>
        </w:rPr>
        <w:t>is</w:t>
      </w:r>
      <w:proofErr w:type="gramEnd"/>
      <w:r w:rsidR="00507382">
        <w:rPr>
          <w:rFonts w:eastAsia="SimSun"/>
          <w:sz w:val="22"/>
          <w:szCs w:val="22"/>
          <w:lang w:eastAsia="zh-CN"/>
        </w:rPr>
        <w:t xml:space="preserve"> displayed in </w:t>
      </w:r>
      <w:r w:rsidR="00760831">
        <w:rPr>
          <w:rFonts w:eastAsia="SimSun"/>
          <w:sz w:val="22"/>
          <w:szCs w:val="22"/>
          <w:lang w:eastAsia="zh-CN"/>
        </w:rPr>
        <w:fldChar w:fldCharType="begin"/>
      </w:r>
      <w:r w:rsidR="00760831">
        <w:rPr>
          <w:rFonts w:eastAsia="SimSun"/>
          <w:sz w:val="22"/>
          <w:szCs w:val="22"/>
          <w:lang w:eastAsia="zh-CN"/>
        </w:rPr>
        <w:instrText xml:space="preserve"> REF _Ref165052893 \h </w:instrText>
      </w:r>
      <w:r w:rsidR="00760831">
        <w:rPr>
          <w:rFonts w:eastAsia="SimSun"/>
          <w:sz w:val="22"/>
          <w:szCs w:val="22"/>
          <w:lang w:eastAsia="zh-CN"/>
        </w:rPr>
      </w:r>
      <w:r w:rsidR="00760831">
        <w:rPr>
          <w:rFonts w:eastAsia="SimSun"/>
          <w:sz w:val="22"/>
          <w:szCs w:val="22"/>
          <w:lang w:eastAsia="zh-CN"/>
        </w:rPr>
        <w:fldChar w:fldCharType="separate"/>
      </w:r>
      <w:r w:rsidR="00760831">
        <w:t xml:space="preserve">Figure </w:t>
      </w:r>
      <w:r w:rsidR="00760831" w:rsidRPr="089C5650">
        <w:rPr>
          <w:noProof/>
        </w:rPr>
        <w:t>2</w:t>
      </w:r>
      <w:r w:rsidR="00760831">
        <w:rPr>
          <w:rFonts w:eastAsia="SimSun"/>
          <w:sz w:val="22"/>
          <w:szCs w:val="22"/>
          <w:lang w:eastAsia="zh-CN"/>
        </w:rPr>
        <w:fldChar w:fldCharType="end"/>
      </w:r>
      <w:r w:rsidR="00760831">
        <w:rPr>
          <w:rFonts w:eastAsia="SimSun"/>
          <w:sz w:val="22"/>
          <w:szCs w:val="22"/>
          <w:lang w:eastAsia="zh-CN"/>
        </w:rPr>
        <w:t>.</w:t>
      </w:r>
      <w:r w:rsidR="00E4568A">
        <w:rPr>
          <w:rFonts w:eastAsia="SimSun"/>
          <w:sz w:val="22"/>
          <w:szCs w:val="22"/>
          <w:lang w:eastAsia="zh-CN"/>
        </w:rPr>
        <w:t xml:space="preserve"> </w:t>
      </w:r>
    </w:p>
    <w:tbl>
      <w:tblPr>
        <w:tblStyle w:val="TableGrid"/>
        <w:tblW w:w="0" w:type="auto"/>
        <w:tblLook w:val="04A0" w:firstRow="1" w:lastRow="0" w:firstColumn="1" w:lastColumn="0" w:noHBand="0" w:noVBand="1"/>
      </w:tblPr>
      <w:tblGrid>
        <w:gridCol w:w="4311"/>
      </w:tblGrid>
      <w:tr w:rsidR="00703D2C" w14:paraId="6202560B" w14:textId="77777777" w:rsidTr="00582822">
        <w:trPr>
          <w:trHeight w:val="1267"/>
        </w:trPr>
        <w:tc>
          <w:tcPr>
            <w:tcW w:w="4311" w:type="dxa"/>
          </w:tcPr>
          <w:p w14:paraId="06576675" w14:textId="77777777" w:rsidR="00703D2C" w:rsidRPr="00E04CEC" w:rsidRDefault="00703D2C" w:rsidP="00582822">
            <w:pPr>
              <w:pStyle w:val="NormalWeb"/>
              <w:rPr>
                <w:rFonts w:eastAsia="SimSun"/>
              </w:rPr>
            </w:pPr>
            <w:r>
              <w:rPr>
                <w:rFonts w:ascii="Arial" w:hAnsi="Arial" w:cs="Arial"/>
                <w:noProof/>
                <w:color w:val="000000"/>
                <w:sz w:val="22"/>
                <w:szCs w:val="22"/>
                <w:bdr w:val="none" w:sz="0" w:space="0" w:color="auto" w:frame="1"/>
              </w:rPr>
              <w:lastRenderedPageBreak/>
              <w:drawing>
                <wp:anchor distT="0" distB="0" distL="114300" distR="114300" simplePos="0" relativeHeight="251658240" behindDoc="0" locked="0" layoutInCell="1" allowOverlap="1" wp14:anchorId="5AE43626" wp14:editId="7FFE2418">
                  <wp:simplePos x="0" y="0"/>
                  <wp:positionH relativeFrom="column">
                    <wp:posOffset>4445</wp:posOffset>
                  </wp:positionH>
                  <wp:positionV relativeFrom="paragraph">
                    <wp:posOffset>3810</wp:posOffset>
                  </wp:positionV>
                  <wp:extent cx="2600325" cy="1952549"/>
                  <wp:effectExtent l="0" t="0" r="0" b="0"/>
                  <wp:wrapSquare wrapText="bothSides"/>
                  <wp:docPr id="1205015615" name="Picture 2" descr="A black electronic devic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15615" name="Picture 2" descr="A black electronic device with a scree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0325" cy="1952549"/>
                          </a:xfrm>
                          <a:prstGeom prst="rect">
                            <a:avLst/>
                          </a:prstGeom>
                          <a:noFill/>
                          <a:ln>
                            <a:noFill/>
                          </a:ln>
                        </pic:spPr>
                      </pic:pic>
                    </a:graphicData>
                  </a:graphic>
                </wp:anchor>
              </w:drawing>
            </w:r>
          </w:p>
        </w:tc>
      </w:tr>
      <w:tr w:rsidR="00703D2C" w14:paraId="6DCC8A58" w14:textId="77777777" w:rsidTr="00582822">
        <w:trPr>
          <w:trHeight w:val="112"/>
        </w:trPr>
        <w:tc>
          <w:tcPr>
            <w:tcW w:w="4311" w:type="dxa"/>
          </w:tcPr>
          <w:p w14:paraId="0EABBF0A" w14:textId="6C443DAF" w:rsidR="00703D2C" w:rsidRDefault="00703D2C" w:rsidP="00582822">
            <w:pPr>
              <w:spacing w:line="240" w:lineRule="exact"/>
              <w:jc w:val="both"/>
              <w:rPr>
                <w:i/>
                <w:lang w:eastAsia="zh-CN"/>
              </w:rPr>
            </w:pPr>
            <w:r>
              <w:t xml:space="preserve">Figure </w:t>
            </w:r>
            <w:r>
              <w:fldChar w:fldCharType="begin"/>
            </w:r>
            <w:r>
              <w:instrText xml:space="preserve"> SEQ Figure \* ARABIC </w:instrText>
            </w:r>
            <w:r>
              <w:fldChar w:fldCharType="separate"/>
            </w:r>
            <w:r w:rsidR="00842947">
              <w:rPr>
                <w:noProof/>
              </w:rPr>
              <w:t>2</w:t>
            </w:r>
            <w:r>
              <w:fldChar w:fldCharType="end"/>
            </w:r>
            <w:r>
              <w:t>. The output voltage (green) when the input is a square wave (yellow).</w:t>
            </w:r>
          </w:p>
        </w:tc>
      </w:tr>
    </w:tbl>
    <w:p w14:paraId="2DC04DDB" w14:textId="77777777" w:rsidR="00917698" w:rsidRDefault="00917698" w:rsidP="00E14187">
      <w:pPr>
        <w:spacing w:line="240" w:lineRule="exact"/>
        <w:jc w:val="both"/>
        <w:rPr>
          <w:rFonts w:eastAsia="SimSun"/>
          <w:sz w:val="22"/>
          <w:szCs w:val="22"/>
          <w:lang w:eastAsia="zh-CN"/>
        </w:rPr>
      </w:pPr>
    </w:p>
    <w:tbl>
      <w:tblPr>
        <w:tblStyle w:val="TableGrid"/>
        <w:tblpPr w:leftFromText="180" w:rightFromText="180" w:vertAnchor="page" w:horzAnchor="margin" w:tblpY="9001"/>
        <w:tblW w:w="0" w:type="auto"/>
        <w:tblLook w:val="04A0" w:firstRow="1" w:lastRow="0" w:firstColumn="1" w:lastColumn="0" w:noHBand="0" w:noVBand="1"/>
      </w:tblPr>
      <w:tblGrid>
        <w:gridCol w:w="2344"/>
        <w:gridCol w:w="2110"/>
      </w:tblGrid>
      <w:tr w:rsidR="0004274F" w14:paraId="49CE8C09" w14:textId="31ADEDD1" w:rsidTr="0004274F">
        <w:trPr>
          <w:trHeight w:val="1855"/>
        </w:trPr>
        <w:tc>
          <w:tcPr>
            <w:tcW w:w="2690" w:type="dxa"/>
          </w:tcPr>
          <w:p w14:paraId="258A6843" w14:textId="77777777" w:rsidR="0004274F" w:rsidRPr="00E04CEC" w:rsidRDefault="0004274F" w:rsidP="0004274F">
            <w:pPr>
              <w:pStyle w:val="NormalWeb"/>
              <w:rPr>
                <w:rFonts w:eastAsia="SimSun"/>
              </w:rPr>
            </w:pPr>
            <w:r>
              <w:rPr>
                <w:noProof/>
              </w:rPr>
              <w:drawing>
                <wp:inline distT="0" distB="0" distL="0" distR="0" wp14:anchorId="48C22183" wp14:editId="5A4BD6A3">
                  <wp:extent cx="1389899" cy="1143000"/>
                  <wp:effectExtent l="0" t="0" r="1270" b="0"/>
                  <wp:docPr id="530933100"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1401965" cy="1152922"/>
                          </a:xfrm>
                          <a:prstGeom prst="rect">
                            <a:avLst/>
                          </a:prstGeom>
                        </pic:spPr>
                      </pic:pic>
                    </a:graphicData>
                  </a:graphic>
                </wp:inline>
              </w:drawing>
            </w:r>
          </w:p>
        </w:tc>
        <w:tc>
          <w:tcPr>
            <w:tcW w:w="1764" w:type="dxa"/>
          </w:tcPr>
          <w:p w14:paraId="788937A6" w14:textId="3F46FCAB" w:rsidR="0004274F" w:rsidRDefault="0004274F" w:rsidP="0004274F">
            <w:pPr>
              <w:pStyle w:val="NormalWeb"/>
              <w:rPr>
                <w:noProof/>
              </w:rPr>
            </w:pPr>
            <w:r w:rsidRPr="00CE18C9">
              <w:rPr>
                <w:noProof/>
                <w:sz w:val="22"/>
                <w:szCs w:val="22"/>
              </w:rPr>
              <w:drawing>
                <wp:inline distT="0" distB="0" distL="0" distR="0" wp14:anchorId="21580D01" wp14:editId="2C7D6B2C">
                  <wp:extent cx="1234501" cy="1123950"/>
                  <wp:effectExtent l="0" t="0" r="3810" b="0"/>
                  <wp:docPr id="819178707" name="Picture 1" descr="A graph with a line graph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0610" name="Picture 1" descr="A graph with a line graph and text&#10;&#10;Description automatically generated with medium confidence"/>
                          <pic:cNvPicPr/>
                        </pic:nvPicPr>
                        <pic:blipFill>
                          <a:blip r:embed="rId16"/>
                          <a:stretch>
                            <a:fillRect/>
                          </a:stretch>
                        </pic:blipFill>
                        <pic:spPr>
                          <a:xfrm>
                            <a:off x="0" y="0"/>
                            <a:ext cx="1252628" cy="1140454"/>
                          </a:xfrm>
                          <a:prstGeom prst="rect">
                            <a:avLst/>
                          </a:prstGeom>
                        </pic:spPr>
                      </pic:pic>
                    </a:graphicData>
                  </a:graphic>
                </wp:inline>
              </w:drawing>
            </w:r>
          </w:p>
        </w:tc>
      </w:tr>
      <w:tr w:rsidR="0004274F" w14:paraId="6E8A3FE5" w14:textId="0AF8BFD2" w:rsidTr="002F7FFD">
        <w:trPr>
          <w:trHeight w:val="164"/>
        </w:trPr>
        <w:tc>
          <w:tcPr>
            <w:tcW w:w="4454" w:type="dxa"/>
            <w:gridSpan w:val="2"/>
          </w:tcPr>
          <w:p w14:paraId="03E37F09" w14:textId="6E5BE801" w:rsidR="0004274F" w:rsidRDefault="0004274F" w:rsidP="0004274F">
            <w:pPr>
              <w:spacing w:line="240" w:lineRule="exact"/>
              <w:jc w:val="both"/>
            </w:pPr>
            <w:bookmarkStart w:id="0" w:name="_Ref165106200"/>
            <w:r>
              <w:t xml:space="preserve">Figure </w:t>
            </w:r>
            <w:r>
              <w:fldChar w:fldCharType="begin"/>
            </w:r>
            <w:r>
              <w:instrText xml:space="preserve"> SEQ Figure \* ARABIC </w:instrText>
            </w:r>
            <w:r>
              <w:fldChar w:fldCharType="separate"/>
            </w:r>
            <w:r>
              <w:rPr>
                <w:noProof/>
              </w:rPr>
              <w:t>3</w:t>
            </w:r>
            <w:r>
              <w:fldChar w:fldCharType="end"/>
            </w:r>
            <w:bookmarkEnd w:id="0"/>
            <w:r>
              <w:t xml:space="preserve">. </w:t>
            </w:r>
            <w:r>
              <w:rPr>
                <w:i/>
                <w:iCs/>
              </w:rPr>
              <w:t xml:space="preserve"> SPICE program waveform (left), Datasheet waveform (right).</w:t>
            </w:r>
          </w:p>
        </w:tc>
      </w:tr>
    </w:tbl>
    <w:p w14:paraId="55962F73" w14:textId="258555B1" w:rsidR="000905F3" w:rsidRPr="00D27A2C" w:rsidRDefault="0070258E" w:rsidP="00D27A2C">
      <w:pPr>
        <w:pStyle w:val="ListParagraph"/>
        <w:numPr>
          <w:ilvl w:val="0"/>
          <w:numId w:val="6"/>
        </w:numPr>
        <w:spacing w:line="240" w:lineRule="exact"/>
        <w:jc w:val="both"/>
        <w:rPr>
          <w:rFonts w:eastAsia="SimSun"/>
          <w:sz w:val="22"/>
          <w:szCs w:val="22"/>
          <w:lang w:eastAsia="zh-CN"/>
        </w:rPr>
      </w:pPr>
      <w:r>
        <w:rPr>
          <w:rFonts w:eastAsia="SimSun"/>
          <w:sz w:val="22"/>
          <w:szCs w:val="22"/>
          <w:lang w:eastAsia="zh-CN"/>
        </w:rPr>
        <w:t xml:space="preserve">From the </w:t>
      </w:r>
      <w:r w:rsidR="00947B86">
        <w:rPr>
          <w:rFonts w:eastAsia="SimSun"/>
          <w:sz w:val="22"/>
          <w:szCs w:val="22"/>
          <w:lang w:eastAsia="zh-CN"/>
        </w:rPr>
        <w:t>waveform generated from the oscilloscope, it was found that the time interval for the output to reach a s</w:t>
      </w:r>
      <w:r w:rsidR="0057689E">
        <w:rPr>
          <w:rFonts w:eastAsia="SimSun"/>
          <w:sz w:val="22"/>
          <w:szCs w:val="22"/>
          <w:lang w:eastAsia="zh-CN"/>
        </w:rPr>
        <w:t>t</w:t>
      </w:r>
      <w:r w:rsidR="00947B86">
        <w:rPr>
          <w:rFonts w:eastAsia="SimSun"/>
          <w:sz w:val="22"/>
          <w:szCs w:val="22"/>
          <w:lang w:eastAsia="zh-CN"/>
        </w:rPr>
        <w:t>eady state</w:t>
      </w:r>
      <w:r w:rsidR="00B50004">
        <w:rPr>
          <w:rFonts w:eastAsia="SimSun"/>
          <w:sz w:val="22"/>
          <w:szCs w:val="22"/>
          <w:lang w:eastAsia="zh-CN"/>
        </w:rPr>
        <w:t xml:space="preserve"> after an input transition was 26.</w:t>
      </w:r>
      <w:r w:rsidR="00EE4FA4">
        <w:rPr>
          <w:rFonts w:eastAsia="SimSun"/>
          <w:sz w:val="22"/>
          <w:szCs w:val="22"/>
          <w:lang w:eastAsia="zh-CN"/>
        </w:rPr>
        <w:t>6</w:t>
      </w:r>
      <w:r w:rsidR="0057689E" w:rsidRPr="00F90E2B">
        <w:rPr>
          <w:rFonts w:eastAsia="SimSun"/>
          <w:sz w:val="22"/>
          <w:szCs w:val="22"/>
          <w:lang w:eastAsia="zh-CN"/>
        </w:rPr>
        <w:t>μ</w:t>
      </w:r>
      <w:r w:rsidR="0057689E">
        <w:rPr>
          <w:rFonts w:eastAsia="SimSun"/>
          <w:sz w:val="22"/>
          <w:szCs w:val="22"/>
          <w:lang w:eastAsia="zh-CN"/>
        </w:rPr>
        <w:t xml:space="preserve">s. Using this value and the </w:t>
      </w:r>
      <w:r w:rsidR="00B00513">
        <w:rPr>
          <w:rFonts w:eastAsia="SimSun"/>
          <w:sz w:val="22"/>
          <w:szCs w:val="22"/>
          <w:lang w:eastAsia="zh-CN"/>
        </w:rPr>
        <w:t>voltage peak-to-peak</w:t>
      </w:r>
      <w:r w:rsidR="001B219E">
        <w:rPr>
          <w:rFonts w:eastAsia="SimSun"/>
          <w:sz w:val="22"/>
          <w:szCs w:val="22"/>
          <w:lang w:eastAsia="zh-CN"/>
        </w:rPr>
        <w:t xml:space="preserve"> </w:t>
      </w:r>
      <w:r w:rsidR="00E7080F">
        <w:rPr>
          <w:rFonts w:eastAsia="SimSun"/>
          <w:sz w:val="22"/>
          <w:szCs w:val="22"/>
          <w:lang w:eastAsia="zh-CN"/>
        </w:rPr>
        <w:t>yielded a slew</w:t>
      </w:r>
      <w:r w:rsidR="006129A2">
        <w:rPr>
          <w:rFonts w:eastAsia="SimSun"/>
          <w:sz w:val="22"/>
          <w:szCs w:val="22"/>
          <w:lang w:eastAsia="zh-CN"/>
        </w:rPr>
        <w:t xml:space="preserve"> rate of </w:t>
      </w:r>
      <w:r w:rsidR="00716DDB">
        <w:rPr>
          <w:rFonts w:eastAsia="SimSun"/>
          <w:sz w:val="22"/>
          <w:szCs w:val="22"/>
          <w:lang w:eastAsia="zh-CN"/>
        </w:rPr>
        <w:t>0.752 V/</w:t>
      </w:r>
      <w:proofErr w:type="spellStart"/>
      <w:r w:rsidR="00716DDB" w:rsidRPr="00F90E2B">
        <w:rPr>
          <w:rFonts w:eastAsia="SimSun"/>
          <w:sz w:val="22"/>
          <w:szCs w:val="22"/>
          <w:lang w:eastAsia="zh-CN"/>
        </w:rPr>
        <w:t>μ</w:t>
      </w:r>
      <w:r w:rsidR="00716DDB">
        <w:rPr>
          <w:rFonts w:eastAsia="SimSun"/>
          <w:sz w:val="22"/>
          <w:szCs w:val="22"/>
          <w:lang w:eastAsia="zh-CN"/>
        </w:rPr>
        <w:t>s</w:t>
      </w:r>
      <w:proofErr w:type="spellEnd"/>
      <w:r w:rsidR="00E01D86">
        <w:rPr>
          <w:rFonts w:eastAsia="SimSun"/>
          <w:sz w:val="22"/>
          <w:szCs w:val="22"/>
          <w:lang w:eastAsia="zh-CN"/>
        </w:rPr>
        <w:t xml:space="preserve">, which is </w:t>
      </w:r>
      <w:r w:rsidR="008E4F02">
        <w:rPr>
          <w:rFonts w:eastAsia="SimSun"/>
          <w:sz w:val="22"/>
          <w:szCs w:val="22"/>
          <w:lang w:eastAsia="zh-CN"/>
        </w:rPr>
        <w:t>like</w:t>
      </w:r>
      <w:r w:rsidR="003E43A5">
        <w:rPr>
          <w:rFonts w:eastAsia="SimSun"/>
          <w:sz w:val="22"/>
          <w:szCs w:val="22"/>
          <w:lang w:eastAsia="zh-CN"/>
        </w:rPr>
        <w:t xml:space="preserve"> the slew rate found in the datasheet. Comparing the waveforms </w:t>
      </w:r>
      <w:r w:rsidR="00932447">
        <w:rPr>
          <w:rFonts w:eastAsia="SimSun"/>
          <w:sz w:val="22"/>
          <w:szCs w:val="22"/>
          <w:lang w:eastAsia="zh-CN"/>
        </w:rPr>
        <w:t xml:space="preserve">generated from </w:t>
      </w:r>
      <w:r w:rsidR="00C76A6F">
        <w:rPr>
          <w:rFonts w:eastAsia="SimSun"/>
          <w:sz w:val="22"/>
          <w:szCs w:val="22"/>
          <w:lang w:eastAsia="zh-CN"/>
        </w:rPr>
        <w:t xml:space="preserve">the oscilloscope </w:t>
      </w:r>
      <w:r w:rsidR="003674A4">
        <w:rPr>
          <w:rFonts w:eastAsia="SimSun"/>
          <w:sz w:val="22"/>
          <w:szCs w:val="22"/>
          <w:lang w:eastAsia="zh-CN"/>
        </w:rPr>
        <w:t xml:space="preserve">yielded </w:t>
      </w:r>
      <w:r w:rsidR="00C746FD">
        <w:rPr>
          <w:rFonts w:eastAsia="SimSun"/>
          <w:sz w:val="22"/>
          <w:szCs w:val="22"/>
          <w:lang w:eastAsia="zh-CN"/>
        </w:rPr>
        <w:t>very simila</w:t>
      </w:r>
      <w:r w:rsidR="00E310C6">
        <w:rPr>
          <w:rFonts w:eastAsia="SimSun"/>
          <w:sz w:val="22"/>
          <w:szCs w:val="22"/>
          <w:lang w:eastAsia="zh-CN"/>
        </w:rPr>
        <w:t xml:space="preserve">r results to that of the datasheet and the </w:t>
      </w:r>
      <w:r w:rsidR="009F7A17">
        <w:rPr>
          <w:rFonts w:eastAsia="SimSun"/>
          <w:sz w:val="22"/>
          <w:szCs w:val="22"/>
          <w:lang w:eastAsia="zh-CN"/>
        </w:rPr>
        <w:t>SPICE program</w:t>
      </w:r>
      <w:r w:rsidR="0004274F">
        <w:rPr>
          <w:rFonts w:eastAsia="SimSun"/>
          <w:sz w:val="22"/>
          <w:szCs w:val="22"/>
          <w:lang w:eastAsia="zh-CN"/>
        </w:rPr>
        <w:t xml:space="preserve"> shown in </w:t>
      </w:r>
      <w:r w:rsidR="0004274F">
        <w:rPr>
          <w:rFonts w:eastAsia="SimSun"/>
          <w:sz w:val="22"/>
          <w:szCs w:val="22"/>
          <w:lang w:eastAsia="zh-CN"/>
        </w:rPr>
        <w:fldChar w:fldCharType="begin"/>
      </w:r>
      <w:r w:rsidR="0004274F">
        <w:rPr>
          <w:rFonts w:eastAsia="SimSun"/>
          <w:sz w:val="22"/>
          <w:szCs w:val="22"/>
          <w:lang w:eastAsia="zh-CN"/>
        </w:rPr>
        <w:instrText xml:space="preserve"> REF _Ref165106200 \h </w:instrText>
      </w:r>
      <w:r w:rsidR="0004274F">
        <w:rPr>
          <w:rFonts w:eastAsia="SimSun"/>
          <w:sz w:val="22"/>
          <w:szCs w:val="22"/>
          <w:lang w:eastAsia="zh-CN"/>
        </w:rPr>
      </w:r>
      <w:r w:rsidR="0004274F">
        <w:rPr>
          <w:rFonts w:eastAsia="SimSun"/>
          <w:sz w:val="22"/>
          <w:szCs w:val="22"/>
          <w:lang w:eastAsia="zh-CN"/>
        </w:rPr>
        <w:fldChar w:fldCharType="separate"/>
      </w:r>
      <w:r w:rsidR="0004274F">
        <w:t xml:space="preserve">Figure </w:t>
      </w:r>
      <w:r w:rsidR="0004274F">
        <w:rPr>
          <w:noProof/>
        </w:rPr>
        <w:t>3</w:t>
      </w:r>
      <w:r w:rsidR="0004274F">
        <w:rPr>
          <w:rFonts w:eastAsia="SimSun"/>
          <w:sz w:val="22"/>
          <w:szCs w:val="22"/>
          <w:lang w:eastAsia="zh-CN"/>
        </w:rPr>
        <w:fldChar w:fldCharType="end"/>
      </w:r>
      <w:r w:rsidR="009F7A17">
        <w:rPr>
          <w:rFonts w:eastAsia="SimSun"/>
          <w:sz w:val="22"/>
          <w:szCs w:val="22"/>
          <w:lang w:eastAsia="zh-CN"/>
        </w:rPr>
        <w:t>. They are</w:t>
      </w:r>
      <w:r w:rsidR="00F03A5A">
        <w:rPr>
          <w:rFonts w:eastAsia="SimSun"/>
          <w:sz w:val="22"/>
          <w:szCs w:val="22"/>
          <w:lang w:eastAsia="zh-CN"/>
        </w:rPr>
        <w:t xml:space="preserve"> nearly identical in terms of output behavior, </w:t>
      </w:r>
      <w:r w:rsidR="00495504">
        <w:rPr>
          <w:rFonts w:eastAsia="SimSun"/>
          <w:sz w:val="22"/>
          <w:szCs w:val="22"/>
          <w:lang w:eastAsia="zh-CN"/>
        </w:rPr>
        <w:t xml:space="preserve">non-instantaneous rise/fall, and slight delay between input and output. </w:t>
      </w:r>
    </w:p>
    <w:p w14:paraId="13BED3A5" w14:textId="77777777" w:rsidR="006E5F2B" w:rsidRDefault="006E5F2B" w:rsidP="006E5F2B">
      <w:pPr>
        <w:spacing w:line="240" w:lineRule="exact"/>
        <w:jc w:val="both"/>
        <w:rPr>
          <w:rFonts w:eastAsia="SimSun"/>
          <w:sz w:val="22"/>
          <w:szCs w:val="22"/>
          <w:lang w:eastAsia="zh-CN"/>
        </w:rPr>
      </w:pPr>
    </w:p>
    <w:p w14:paraId="7029B88F" w14:textId="77777777" w:rsidR="006E5F2B" w:rsidRPr="006E5F2B" w:rsidRDefault="006E5F2B" w:rsidP="006E5F2B">
      <w:pPr>
        <w:spacing w:line="240" w:lineRule="exact"/>
        <w:ind w:left="180"/>
        <w:jc w:val="both"/>
        <w:rPr>
          <w:rFonts w:eastAsia="SimSun"/>
          <w:sz w:val="22"/>
          <w:szCs w:val="22"/>
          <w:lang w:eastAsia="zh-CN"/>
        </w:rPr>
      </w:pPr>
    </w:p>
    <w:tbl>
      <w:tblPr>
        <w:tblStyle w:val="TableGrid"/>
        <w:tblpPr w:leftFromText="180" w:rightFromText="180" w:vertAnchor="text" w:horzAnchor="margin" w:tblpY="577"/>
        <w:tblW w:w="0" w:type="auto"/>
        <w:tblLook w:val="04A0" w:firstRow="1" w:lastRow="0" w:firstColumn="1" w:lastColumn="0" w:noHBand="0" w:noVBand="1"/>
      </w:tblPr>
      <w:tblGrid>
        <w:gridCol w:w="2886"/>
      </w:tblGrid>
      <w:tr w:rsidR="0004274F" w14:paraId="010CEB6B" w14:textId="77777777" w:rsidTr="0004274F">
        <w:trPr>
          <w:trHeight w:val="1415"/>
        </w:trPr>
        <w:tc>
          <w:tcPr>
            <w:tcW w:w="2886" w:type="dxa"/>
          </w:tcPr>
          <w:p w14:paraId="15B94EB3" w14:textId="77777777" w:rsidR="0004274F" w:rsidRPr="00E04CEC" w:rsidRDefault="0004274F" w:rsidP="0004274F">
            <w:pPr>
              <w:pStyle w:val="NormalWeb"/>
              <w:rPr>
                <w:rFonts w:eastAsia="SimSun"/>
              </w:rPr>
            </w:pPr>
            <w:r>
              <w:rPr>
                <w:noProof/>
              </w:rPr>
              <w:drawing>
                <wp:inline distT="0" distB="0" distL="0" distR="0" wp14:anchorId="4257B5EF" wp14:editId="39EB71A8">
                  <wp:extent cx="1688096" cy="952500"/>
                  <wp:effectExtent l="0" t="0" r="7620" b="0"/>
                  <wp:docPr id="82935307" name="Picture 82935307"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35307"/>
                          <pic:cNvPicPr/>
                        </pic:nvPicPr>
                        <pic:blipFill>
                          <a:blip r:embed="rId17">
                            <a:extLst>
                              <a:ext uri="{28A0092B-C50C-407E-A947-70E740481C1C}">
                                <a14:useLocalDpi xmlns:a14="http://schemas.microsoft.com/office/drawing/2010/main" val="0"/>
                              </a:ext>
                            </a:extLst>
                          </a:blip>
                          <a:stretch>
                            <a:fillRect/>
                          </a:stretch>
                        </pic:blipFill>
                        <pic:spPr>
                          <a:xfrm>
                            <a:off x="0" y="0"/>
                            <a:ext cx="1690646" cy="953939"/>
                          </a:xfrm>
                          <a:prstGeom prst="rect">
                            <a:avLst/>
                          </a:prstGeom>
                        </pic:spPr>
                      </pic:pic>
                    </a:graphicData>
                  </a:graphic>
                </wp:inline>
              </w:drawing>
            </w:r>
          </w:p>
        </w:tc>
      </w:tr>
      <w:tr w:rsidR="0004274F" w14:paraId="69B43B66" w14:textId="77777777" w:rsidTr="0004274F">
        <w:trPr>
          <w:trHeight w:val="125"/>
        </w:trPr>
        <w:tc>
          <w:tcPr>
            <w:tcW w:w="2886" w:type="dxa"/>
          </w:tcPr>
          <w:p w14:paraId="67B018CC" w14:textId="7B9F8E18" w:rsidR="0004274F" w:rsidRDefault="0004274F" w:rsidP="0004274F">
            <w:pPr>
              <w:spacing w:line="240" w:lineRule="exact"/>
              <w:jc w:val="both"/>
            </w:pPr>
            <w:bookmarkStart w:id="1" w:name="_Ref165105095"/>
            <w:r>
              <w:t xml:space="preserve">Figure </w:t>
            </w:r>
            <w:r>
              <w:fldChar w:fldCharType="begin"/>
            </w:r>
            <w:r>
              <w:instrText xml:space="preserve"> SEQ Figure \* ARABIC </w:instrText>
            </w:r>
            <w:r>
              <w:fldChar w:fldCharType="separate"/>
            </w:r>
            <w:r>
              <w:rPr>
                <w:noProof/>
              </w:rPr>
              <w:t>4</w:t>
            </w:r>
            <w:r>
              <w:fldChar w:fldCharType="end"/>
            </w:r>
            <w:bookmarkEnd w:id="1"/>
            <w:r>
              <w:t>. Summing Amplifier Circuit (note VEE and VCC should be switched).</w:t>
            </w:r>
          </w:p>
        </w:tc>
      </w:tr>
    </w:tbl>
    <w:p w14:paraId="74F73E69" w14:textId="716A6101" w:rsidR="0099192F" w:rsidRPr="0004274F" w:rsidRDefault="00F2740B" w:rsidP="00D4429F">
      <w:pPr>
        <w:pStyle w:val="ListParagraph"/>
        <w:spacing w:line="240" w:lineRule="exact"/>
        <w:ind w:left="180"/>
        <w:jc w:val="both"/>
        <w:rPr>
          <w:rFonts w:eastAsia="SimSun"/>
          <w:sz w:val="22"/>
          <w:szCs w:val="22"/>
          <w:lang w:eastAsia="zh-CN"/>
        </w:rPr>
      </w:pPr>
      <w:r w:rsidRPr="00F2740B">
        <w:rPr>
          <w:rFonts w:eastAsia="SimSun"/>
          <w:sz w:val="22"/>
          <w:szCs w:val="22"/>
          <w:lang w:eastAsia="zh-CN"/>
        </w:rPr>
        <w:t>Th</w:t>
      </w:r>
      <w:r>
        <w:rPr>
          <w:rFonts w:eastAsia="SimSun"/>
          <w:sz w:val="22"/>
          <w:szCs w:val="22"/>
          <w:lang w:eastAsia="zh-CN"/>
        </w:rPr>
        <w:t xml:space="preserve">e Summing Amplifier circuit that was constructed is shown in </w:t>
      </w:r>
      <w:r w:rsidR="00582822">
        <w:rPr>
          <w:rFonts w:eastAsia="SimSun"/>
          <w:sz w:val="22"/>
          <w:szCs w:val="22"/>
          <w:lang w:eastAsia="zh-CN"/>
        </w:rPr>
        <w:fldChar w:fldCharType="begin"/>
      </w:r>
      <w:r w:rsidR="00582822">
        <w:rPr>
          <w:rFonts w:eastAsia="SimSun"/>
          <w:sz w:val="22"/>
          <w:szCs w:val="22"/>
          <w:lang w:eastAsia="zh-CN"/>
        </w:rPr>
        <w:instrText xml:space="preserve"> REF _Ref165105095 \h </w:instrText>
      </w:r>
      <w:r w:rsidR="00582822">
        <w:rPr>
          <w:rFonts w:eastAsia="SimSun"/>
          <w:sz w:val="22"/>
          <w:szCs w:val="22"/>
          <w:lang w:eastAsia="zh-CN"/>
        </w:rPr>
      </w:r>
      <w:r w:rsidR="00582822">
        <w:rPr>
          <w:rFonts w:eastAsia="SimSun"/>
          <w:sz w:val="22"/>
          <w:szCs w:val="22"/>
          <w:lang w:eastAsia="zh-CN"/>
        </w:rPr>
        <w:fldChar w:fldCharType="separate"/>
      </w:r>
      <w:r w:rsidR="0004274F">
        <w:t xml:space="preserve">Figure </w:t>
      </w:r>
      <w:r w:rsidR="0004274F">
        <w:rPr>
          <w:noProof/>
        </w:rPr>
        <w:t>4</w:t>
      </w:r>
      <w:r w:rsidR="00582822">
        <w:rPr>
          <w:rFonts w:eastAsia="SimSun"/>
          <w:sz w:val="22"/>
          <w:szCs w:val="22"/>
          <w:lang w:eastAsia="zh-CN"/>
        </w:rPr>
        <w:fldChar w:fldCharType="end"/>
      </w:r>
      <w:del w:id="2" w:author="Microsoft Word" w:date="2024-04-26T21:14:00Z">
        <w:r>
          <w:rPr>
            <w:rFonts w:eastAsia="SimSun"/>
            <w:sz w:val="22"/>
            <w:szCs w:val="22"/>
            <w:lang w:eastAsia="zh-CN"/>
          </w:rPr>
          <w:fldChar w:fldCharType="begin"/>
        </w:r>
        <w:r>
          <w:rPr>
            <w:rFonts w:eastAsia="SimSun"/>
            <w:sz w:val="22"/>
            <w:szCs w:val="22"/>
            <w:lang w:eastAsia="zh-CN"/>
          </w:rPr>
          <w:delInstrText xml:space="preserve"> REF _Ref165055520 \h </w:delInstrText>
        </w:r>
        <w:r>
          <w:rPr>
            <w:rFonts w:eastAsia="SimSun"/>
            <w:sz w:val="22"/>
            <w:szCs w:val="22"/>
            <w:lang w:eastAsia="zh-CN"/>
          </w:rPr>
        </w:r>
        <w:r>
          <w:rPr>
            <w:rFonts w:eastAsia="SimSun"/>
            <w:sz w:val="22"/>
            <w:szCs w:val="22"/>
            <w:lang w:eastAsia="zh-CN"/>
          </w:rPr>
          <w:fldChar w:fldCharType="separate"/>
        </w:r>
      </w:del>
      <w:r>
        <w:t xml:space="preserve">Figure </w:t>
      </w:r>
      <w:r w:rsidRPr="578F5C42">
        <w:rPr>
          <w:noProof/>
        </w:rPr>
        <w:t>3</w:t>
      </w:r>
      <w:del w:id="3" w:author="Microsoft Word" w:date="2024-04-26T21:14:00Z">
        <w:r>
          <w:rPr>
            <w:rFonts w:eastAsia="SimSun"/>
            <w:sz w:val="22"/>
            <w:szCs w:val="22"/>
            <w:lang w:eastAsia="zh-CN"/>
          </w:rPr>
          <w:fldChar w:fldCharType="end"/>
        </w:r>
      </w:del>
      <w:r>
        <w:rPr>
          <w:rFonts w:eastAsia="SimSun"/>
          <w:sz w:val="22"/>
          <w:szCs w:val="22"/>
          <w:lang w:eastAsia="zh-CN"/>
        </w:rPr>
        <w:t>.</w:t>
      </w:r>
      <w:r w:rsidR="004E4A27">
        <w:rPr>
          <w:rFonts w:eastAsia="SimSun"/>
          <w:sz w:val="22"/>
          <w:szCs w:val="22"/>
          <w:lang w:eastAsia="zh-CN"/>
        </w:rPr>
        <w:t xml:space="preserve"> </w:t>
      </w:r>
      <w:r w:rsidR="007C403F">
        <w:rPr>
          <w:rFonts w:eastAsia="SimSun"/>
          <w:sz w:val="22"/>
          <w:szCs w:val="22"/>
          <w:lang w:eastAsia="zh-CN"/>
        </w:rPr>
        <w:t xml:space="preserve">The power supplies used were VCC = 12V and VEE = -12V. </w:t>
      </w:r>
      <w:r w:rsidR="00264580">
        <w:rPr>
          <w:rFonts w:eastAsia="SimSun"/>
          <w:sz w:val="22"/>
          <w:szCs w:val="22"/>
          <w:lang w:eastAsia="zh-CN"/>
        </w:rPr>
        <w:t xml:space="preserve">The resistors </w:t>
      </w:r>
      <w:r w:rsidR="007C403F">
        <w:rPr>
          <w:rFonts w:eastAsia="SimSun"/>
          <w:sz w:val="22"/>
          <w:szCs w:val="22"/>
          <w:lang w:eastAsia="zh-CN"/>
        </w:rPr>
        <w:t>R</w:t>
      </w:r>
      <w:r w:rsidR="007C403F">
        <w:rPr>
          <w:rFonts w:eastAsia="SimSun"/>
          <w:sz w:val="22"/>
          <w:szCs w:val="22"/>
          <w:vertAlign w:val="subscript"/>
          <w:lang w:eastAsia="zh-CN"/>
        </w:rPr>
        <w:t>1</w:t>
      </w:r>
      <w:r w:rsidR="00264580">
        <w:rPr>
          <w:rFonts w:eastAsia="SimSun"/>
          <w:sz w:val="22"/>
          <w:szCs w:val="22"/>
          <w:lang w:eastAsia="zh-CN"/>
        </w:rPr>
        <w:t xml:space="preserve"> = R</w:t>
      </w:r>
      <w:r w:rsidR="00264580">
        <w:rPr>
          <w:rFonts w:eastAsia="SimSun"/>
          <w:sz w:val="22"/>
          <w:szCs w:val="22"/>
          <w:vertAlign w:val="subscript"/>
          <w:lang w:eastAsia="zh-CN"/>
        </w:rPr>
        <w:t>2</w:t>
      </w:r>
      <w:r w:rsidR="00264580" w:rsidRPr="00264580">
        <w:rPr>
          <w:rFonts w:eastAsia="SimSun"/>
          <w:sz w:val="22"/>
          <w:szCs w:val="22"/>
          <w:lang w:eastAsia="zh-CN"/>
        </w:rPr>
        <w:t xml:space="preserve"> </w:t>
      </w:r>
      <w:r w:rsidR="00264580">
        <w:rPr>
          <w:rFonts w:eastAsia="SimSun"/>
          <w:sz w:val="22"/>
          <w:szCs w:val="22"/>
          <w:lang w:eastAsia="zh-CN"/>
        </w:rPr>
        <w:t>= R</w:t>
      </w:r>
      <w:r w:rsidR="00264580">
        <w:rPr>
          <w:rFonts w:eastAsia="SimSun"/>
          <w:sz w:val="22"/>
          <w:szCs w:val="22"/>
          <w:vertAlign w:val="subscript"/>
          <w:lang w:eastAsia="zh-CN"/>
        </w:rPr>
        <w:t xml:space="preserve">3 </w:t>
      </w:r>
      <w:r w:rsidR="00264580">
        <w:rPr>
          <w:rFonts w:eastAsia="SimSun"/>
          <w:sz w:val="22"/>
          <w:szCs w:val="22"/>
          <w:lang w:eastAsia="zh-CN"/>
        </w:rPr>
        <w:t>= R</w:t>
      </w:r>
      <w:r w:rsidR="00264580">
        <w:rPr>
          <w:rFonts w:eastAsia="SimSun"/>
          <w:sz w:val="22"/>
          <w:szCs w:val="22"/>
          <w:vertAlign w:val="subscript"/>
          <w:lang w:eastAsia="zh-CN"/>
        </w:rPr>
        <w:t>f</w:t>
      </w:r>
      <w:r w:rsidR="00264580">
        <w:rPr>
          <w:rFonts w:eastAsia="SimSun"/>
          <w:sz w:val="22"/>
          <w:szCs w:val="22"/>
          <w:lang w:eastAsia="zh-CN"/>
        </w:rPr>
        <w:t xml:space="preserve"> = 100k</w:t>
      </w:r>
      <w:r w:rsidR="00264580" w:rsidRPr="00264580">
        <w:rPr>
          <w:rFonts w:ascii="Cambria Math" w:eastAsia="SimSun" w:hAnsi="Cambria Math" w:cs="Cambria Math"/>
          <w:sz w:val="22"/>
          <w:szCs w:val="22"/>
          <w:lang w:eastAsia="zh-CN"/>
        </w:rPr>
        <w:t>𝛺</w:t>
      </w:r>
      <w:r w:rsidR="00EE1F0D">
        <w:rPr>
          <w:rFonts w:ascii="Cambria Math" w:eastAsia="SimSun" w:hAnsi="Cambria Math" w:cs="Cambria Math"/>
          <w:sz w:val="22"/>
          <w:szCs w:val="22"/>
          <w:lang w:eastAsia="zh-CN"/>
        </w:rPr>
        <w:t xml:space="preserve"> and C = 22</w:t>
      </w:r>
      <w:r w:rsidR="00EE1F0D" w:rsidRPr="00EE1F0D">
        <w:rPr>
          <w:rFonts w:ascii="Cambria Math" w:eastAsia="SimSun" w:hAnsi="Cambria Math" w:cs="Cambria Math"/>
          <w:sz w:val="22"/>
          <w:szCs w:val="22"/>
          <w:lang w:eastAsia="zh-CN"/>
        </w:rPr>
        <w:t>𝑝𝐹</w:t>
      </w:r>
      <w:r w:rsidR="00EE1F0D">
        <w:rPr>
          <w:rFonts w:ascii="Cambria Math" w:eastAsia="SimSun" w:hAnsi="Cambria Math" w:cs="Cambria Math"/>
          <w:sz w:val="22"/>
          <w:szCs w:val="22"/>
          <w:lang w:eastAsia="zh-CN"/>
        </w:rPr>
        <w:t>.</w:t>
      </w:r>
      <w:r w:rsidR="002E5D4F">
        <w:rPr>
          <w:rFonts w:ascii="Cambria Math" w:eastAsia="SimSun" w:hAnsi="Cambria Math" w:cs="Cambria Math"/>
          <w:sz w:val="22"/>
          <w:szCs w:val="22"/>
          <w:lang w:eastAsia="zh-CN"/>
        </w:rPr>
        <w:t xml:space="preserve"> The </w:t>
      </w:r>
      <w:r w:rsidR="00E84E20">
        <w:rPr>
          <w:rFonts w:ascii="Cambria Math" w:eastAsia="SimSun" w:hAnsi="Cambria Math" w:cs="Cambria Math"/>
          <w:sz w:val="22"/>
          <w:szCs w:val="22"/>
          <w:lang w:eastAsia="zh-CN"/>
        </w:rPr>
        <w:t xml:space="preserve">function generator was set to </w:t>
      </w:r>
      <w:r w:rsidR="00915859">
        <w:rPr>
          <w:rFonts w:ascii="Cambria Math" w:eastAsia="SimSun" w:hAnsi="Cambria Math" w:cs="Cambria Math"/>
          <w:sz w:val="22"/>
          <w:szCs w:val="22"/>
          <w:lang w:eastAsia="zh-CN"/>
        </w:rPr>
        <w:t xml:space="preserve">provide </w:t>
      </w:r>
      <w:r w:rsidR="0014065A">
        <w:rPr>
          <w:rFonts w:ascii="Cambria Math" w:eastAsia="SimSun" w:hAnsi="Cambria Math" w:cs="Cambria Math"/>
          <w:sz w:val="22"/>
          <w:szCs w:val="22"/>
          <w:lang w:eastAsia="zh-CN"/>
        </w:rPr>
        <w:t>v</w:t>
      </w:r>
      <w:r w:rsidR="0014065A">
        <w:rPr>
          <w:rFonts w:ascii="Cambria Math" w:eastAsia="SimSun" w:hAnsi="Cambria Math" w:cs="Cambria Math"/>
          <w:sz w:val="22"/>
          <w:szCs w:val="22"/>
          <w:vertAlign w:val="subscript"/>
          <w:lang w:eastAsia="zh-CN"/>
        </w:rPr>
        <w:t>1</w:t>
      </w:r>
      <w:r w:rsidR="0014065A">
        <w:rPr>
          <w:rFonts w:ascii="Cambria Math" w:eastAsia="SimSun" w:hAnsi="Cambria Math" w:cs="Cambria Math"/>
          <w:sz w:val="22"/>
          <w:szCs w:val="22"/>
          <w:lang w:eastAsia="zh-CN"/>
        </w:rPr>
        <w:t xml:space="preserve"> = </w:t>
      </w:r>
      <w:proofErr w:type="gramStart"/>
      <w:r w:rsidR="0014065A">
        <w:rPr>
          <w:rFonts w:ascii="Cambria Math" w:eastAsia="SimSun" w:hAnsi="Cambria Math" w:cs="Cambria Math"/>
          <w:sz w:val="22"/>
          <w:szCs w:val="22"/>
          <w:lang w:eastAsia="zh-CN"/>
        </w:rPr>
        <w:t>cos(</w:t>
      </w:r>
      <w:proofErr w:type="gramEnd"/>
      <w:r w:rsidR="0014065A">
        <w:rPr>
          <w:rFonts w:ascii="Cambria Math" w:eastAsia="SimSun" w:hAnsi="Cambria Math" w:cs="Cambria Math"/>
          <w:sz w:val="22"/>
          <w:szCs w:val="22"/>
          <w:lang w:eastAsia="zh-CN"/>
        </w:rPr>
        <w:t>2</w:t>
      </w:r>
      <w:r w:rsidR="00AE0729" w:rsidRPr="00AE0729">
        <w:t xml:space="preserve"> </w:t>
      </w:r>
      <w:r w:rsidR="00AE0729" w:rsidRPr="00AE0729">
        <w:rPr>
          <w:rFonts w:ascii="Cambria Math" w:eastAsia="SimSun" w:hAnsi="Cambria Math" w:cs="Cambria Math"/>
          <w:sz w:val="22"/>
          <w:szCs w:val="22"/>
          <w:lang w:eastAsia="zh-CN"/>
        </w:rPr>
        <w:t>𝜋 × 1000 × 𝑡)</w:t>
      </w:r>
      <w:r w:rsidR="00AC1613">
        <w:rPr>
          <w:rFonts w:ascii="Cambria Math" w:eastAsia="SimSun" w:hAnsi="Cambria Math" w:cs="Cambria Math"/>
          <w:sz w:val="22"/>
          <w:szCs w:val="22"/>
          <w:lang w:eastAsia="zh-CN"/>
        </w:rPr>
        <w:t xml:space="preserve"> V</w:t>
      </w:r>
      <w:r w:rsidR="00915859">
        <w:rPr>
          <w:rFonts w:ascii="Cambria Math" w:eastAsia="SimSun" w:hAnsi="Cambria Math" w:cs="Cambria Math"/>
          <w:sz w:val="22"/>
          <w:szCs w:val="22"/>
          <w:lang w:eastAsia="zh-CN"/>
        </w:rPr>
        <w:t>.</w:t>
      </w:r>
      <w:r w:rsidR="00147555">
        <w:rPr>
          <w:rFonts w:ascii="Cambria Math" w:eastAsia="SimSun" w:hAnsi="Cambria Math" w:cs="Cambria Math"/>
          <w:sz w:val="22"/>
          <w:szCs w:val="22"/>
          <w:lang w:eastAsia="zh-CN"/>
        </w:rPr>
        <w:t xml:space="preserve"> </w:t>
      </w:r>
      <w:r w:rsidR="007739B6">
        <w:rPr>
          <w:rFonts w:ascii="Cambria Math" w:eastAsia="SimSun" w:hAnsi="Cambria Math" w:cs="Cambria Math"/>
          <w:sz w:val="22"/>
          <w:szCs w:val="22"/>
          <w:lang w:eastAsia="zh-CN"/>
        </w:rPr>
        <w:t>The</w:t>
      </w:r>
      <w:r w:rsidR="00147555" w:rsidRPr="007739B6">
        <w:rPr>
          <w:rFonts w:eastAsia="SimSun"/>
          <w:sz w:val="22"/>
          <w:szCs w:val="22"/>
          <w:lang w:eastAsia="zh-CN"/>
        </w:rPr>
        <w:t xml:space="preserve"> frequency </w:t>
      </w:r>
      <w:r w:rsidR="00147555">
        <w:rPr>
          <w:rFonts w:eastAsia="SimSun"/>
          <w:sz w:val="22"/>
          <w:szCs w:val="22"/>
          <w:lang w:eastAsia="zh-CN"/>
        </w:rPr>
        <w:t>of V1</w:t>
      </w:r>
      <w:r w:rsidR="00627662">
        <w:rPr>
          <w:rFonts w:eastAsia="SimSun"/>
          <w:sz w:val="22"/>
          <w:szCs w:val="22"/>
          <w:lang w:eastAsia="zh-CN"/>
        </w:rPr>
        <w:t xml:space="preserve"> </w:t>
      </w:r>
      <w:r w:rsidR="007739B6">
        <w:rPr>
          <w:rFonts w:eastAsia="SimSun"/>
          <w:sz w:val="22"/>
          <w:szCs w:val="22"/>
          <w:lang w:eastAsia="zh-CN"/>
        </w:rPr>
        <w:t xml:space="preserve">was slowly adjusted </w:t>
      </w:r>
      <w:r w:rsidR="00627662">
        <w:rPr>
          <w:rFonts w:eastAsia="SimSun"/>
          <w:sz w:val="22"/>
          <w:szCs w:val="22"/>
          <w:lang w:eastAsia="zh-CN"/>
        </w:rPr>
        <w:t>from</w:t>
      </w:r>
      <w:r w:rsidR="00627662" w:rsidRPr="007739B6">
        <w:rPr>
          <w:rFonts w:eastAsia="SimSun"/>
          <w:sz w:val="22"/>
          <w:szCs w:val="22"/>
          <w:lang w:eastAsia="zh-CN"/>
        </w:rPr>
        <w:t xml:space="preserve"> 10Hz to </w:t>
      </w:r>
      <w:r w:rsidR="002D0DEF" w:rsidRPr="007739B6">
        <w:rPr>
          <w:rFonts w:eastAsia="SimSun"/>
          <w:sz w:val="22"/>
          <w:szCs w:val="22"/>
          <w:lang w:eastAsia="zh-CN"/>
        </w:rPr>
        <w:t>1MHz with a sequence of 1-2-5</w:t>
      </w:r>
      <w:r w:rsidR="007739B6">
        <w:rPr>
          <w:rFonts w:eastAsia="SimSun"/>
          <w:sz w:val="22"/>
          <w:szCs w:val="22"/>
          <w:lang w:eastAsia="zh-CN"/>
        </w:rPr>
        <w:t>. The</w:t>
      </w:r>
      <w:r w:rsidR="003065C7">
        <w:rPr>
          <w:rFonts w:eastAsia="SimSun"/>
          <w:sz w:val="22"/>
          <w:szCs w:val="22"/>
          <w:lang w:eastAsia="zh-CN"/>
        </w:rPr>
        <w:t xml:space="preserve"> </w:t>
      </w:r>
      <w:r w:rsidR="003065C7" w:rsidRPr="007739B6">
        <w:rPr>
          <w:rFonts w:eastAsia="SimSun"/>
          <w:sz w:val="22"/>
          <w:szCs w:val="22"/>
          <w:lang w:eastAsia="zh-CN"/>
        </w:rPr>
        <w:t xml:space="preserve">output </w:t>
      </w:r>
      <w:r w:rsidR="00D428E0">
        <w:rPr>
          <w:rFonts w:eastAsia="SimSun"/>
          <w:sz w:val="22"/>
          <w:szCs w:val="22"/>
          <w:lang w:eastAsia="zh-CN"/>
        </w:rPr>
        <w:t>v</w:t>
      </w:r>
      <w:r w:rsidR="003065C7" w:rsidRPr="007739B6">
        <w:rPr>
          <w:rFonts w:eastAsia="SimSun"/>
          <w:sz w:val="22"/>
          <w:szCs w:val="22"/>
          <w:lang w:eastAsia="zh-CN"/>
        </w:rPr>
        <w:t xml:space="preserve">oltage </w:t>
      </w:r>
      <w:r w:rsidR="00D428E0">
        <w:rPr>
          <w:rFonts w:eastAsia="SimSun"/>
          <w:sz w:val="22"/>
          <w:szCs w:val="22"/>
          <w:lang w:eastAsia="zh-CN"/>
        </w:rPr>
        <w:t>datapoints are</w:t>
      </w:r>
      <w:r w:rsidR="00D428E0" w:rsidRPr="007739B6">
        <w:rPr>
          <w:rFonts w:eastAsia="SimSun"/>
          <w:sz w:val="22"/>
          <w:szCs w:val="22"/>
          <w:lang w:eastAsia="zh-CN"/>
        </w:rPr>
        <w:t xml:space="preserve"> shown</w:t>
      </w:r>
      <w:r w:rsidR="003065C7" w:rsidRPr="007739B6">
        <w:rPr>
          <w:rFonts w:eastAsia="SimSun"/>
          <w:sz w:val="22"/>
          <w:szCs w:val="22"/>
          <w:lang w:eastAsia="zh-CN"/>
        </w:rPr>
        <w:t xml:space="preserve"> in Table 1 below.</w:t>
      </w:r>
    </w:p>
    <w:p w14:paraId="59C55D2A" w14:textId="77777777" w:rsidR="0099192F" w:rsidRDefault="0099192F" w:rsidP="00582822">
      <w:pPr>
        <w:pStyle w:val="ListParagraph"/>
        <w:spacing w:line="240" w:lineRule="exact"/>
        <w:ind w:left="180"/>
        <w:jc w:val="both"/>
        <w:rPr>
          <w:rFonts w:eastAsia="SimSun"/>
          <w:sz w:val="22"/>
          <w:szCs w:val="22"/>
          <w:lang w:eastAsia="zh-CN"/>
        </w:rPr>
      </w:pPr>
    </w:p>
    <w:p w14:paraId="156D8E23" w14:textId="4B1EBAE4" w:rsidR="0099192F" w:rsidRDefault="0099192F" w:rsidP="0099192F">
      <w:pPr>
        <w:pStyle w:val="ListParagraph"/>
        <w:spacing w:line="240" w:lineRule="exact"/>
        <w:ind w:left="180"/>
        <w:jc w:val="center"/>
        <w:rPr>
          <w:rFonts w:eastAsia="SimSun"/>
          <w:sz w:val="22"/>
          <w:szCs w:val="22"/>
          <w:lang w:eastAsia="zh-CN"/>
        </w:rPr>
      </w:pPr>
      <w:r>
        <w:rPr>
          <w:rFonts w:eastAsia="SimSun"/>
          <w:sz w:val="22"/>
          <w:szCs w:val="22"/>
          <w:lang w:eastAsia="zh-CN"/>
        </w:rPr>
        <w:t>Table 1</w:t>
      </w:r>
    </w:p>
    <w:tbl>
      <w:tblPr>
        <w:tblStyle w:val="TableGrid"/>
        <w:tblW w:w="0" w:type="auto"/>
        <w:tblLook w:val="04A0" w:firstRow="1" w:lastRow="0" w:firstColumn="1" w:lastColumn="0" w:noHBand="0" w:noVBand="1"/>
      </w:tblPr>
      <w:tblGrid>
        <w:gridCol w:w="2152"/>
        <w:gridCol w:w="2302"/>
      </w:tblGrid>
      <w:tr w:rsidR="0099192F" w14:paraId="63918466" w14:textId="77777777" w:rsidTr="40C1E629">
        <w:trPr>
          <w:trHeight w:val="300"/>
        </w:trPr>
        <w:tc>
          <w:tcPr>
            <w:tcW w:w="2152" w:type="dxa"/>
          </w:tcPr>
          <w:p w14:paraId="4AADEF1E" w14:textId="77777777" w:rsidR="0099192F" w:rsidRDefault="0099192F" w:rsidP="0064303F">
            <w:pPr>
              <w:autoSpaceDE w:val="0"/>
              <w:autoSpaceDN w:val="0"/>
              <w:adjustRightInd w:val="0"/>
              <w:jc w:val="both"/>
              <w:rPr>
                <w:sz w:val="22"/>
                <w:szCs w:val="22"/>
              </w:rPr>
            </w:pPr>
            <w:r w:rsidRPr="00505C6B">
              <w:rPr>
                <w:color w:val="000000"/>
                <w:sz w:val="22"/>
                <w:szCs w:val="22"/>
              </w:rPr>
              <w:t>V1 Frequency (Hz)</w:t>
            </w:r>
          </w:p>
        </w:tc>
        <w:tc>
          <w:tcPr>
            <w:tcW w:w="2302" w:type="dxa"/>
          </w:tcPr>
          <w:p w14:paraId="0DBB3FF6" w14:textId="199BB3DA" w:rsidR="0099192F" w:rsidRDefault="0099192F" w:rsidP="0064303F">
            <w:pPr>
              <w:autoSpaceDE w:val="0"/>
              <w:autoSpaceDN w:val="0"/>
              <w:adjustRightInd w:val="0"/>
              <w:jc w:val="both"/>
              <w:rPr>
                <w:sz w:val="22"/>
                <w:szCs w:val="22"/>
              </w:rPr>
            </w:pPr>
            <w:proofErr w:type="spellStart"/>
            <w:r w:rsidRPr="00505C6B">
              <w:rPr>
                <w:color w:val="000000"/>
                <w:sz w:val="22"/>
                <w:szCs w:val="22"/>
              </w:rPr>
              <w:t>V</w:t>
            </w:r>
            <w:r w:rsidR="00795FD7">
              <w:rPr>
                <w:color w:val="000000"/>
                <w:sz w:val="22"/>
                <w:szCs w:val="22"/>
                <w:vertAlign w:val="subscript"/>
              </w:rPr>
              <w:t>out</w:t>
            </w:r>
            <w:proofErr w:type="spellEnd"/>
            <w:r w:rsidRPr="00505C6B">
              <w:rPr>
                <w:color w:val="000000"/>
                <w:sz w:val="22"/>
                <w:szCs w:val="22"/>
              </w:rPr>
              <w:t xml:space="preserve"> (V)</w:t>
            </w:r>
          </w:p>
        </w:tc>
      </w:tr>
      <w:tr w:rsidR="0099192F" w14:paraId="5E6E7BA1" w14:textId="77777777" w:rsidTr="40C1E629">
        <w:trPr>
          <w:trHeight w:val="300"/>
        </w:trPr>
        <w:tc>
          <w:tcPr>
            <w:tcW w:w="2152" w:type="dxa"/>
          </w:tcPr>
          <w:p w14:paraId="60913A8F" w14:textId="77777777" w:rsidR="0099192F" w:rsidRDefault="0099192F" w:rsidP="0064303F">
            <w:pPr>
              <w:autoSpaceDE w:val="0"/>
              <w:autoSpaceDN w:val="0"/>
              <w:adjustRightInd w:val="0"/>
              <w:jc w:val="both"/>
              <w:rPr>
                <w:sz w:val="22"/>
                <w:szCs w:val="22"/>
              </w:rPr>
            </w:pPr>
            <w:r w:rsidRPr="00505C6B">
              <w:rPr>
                <w:color w:val="000000"/>
                <w:sz w:val="22"/>
                <w:szCs w:val="22"/>
              </w:rPr>
              <w:t>10</w:t>
            </w:r>
          </w:p>
        </w:tc>
        <w:tc>
          <w:tcPr>
            <w:tcW w:w="2302" w:type="dxa"/>
          </w:tcPr>
          <w:p w14:paraId="3E80634E" w14:textId="77777777" w:rsidR="0099192F" w:rsidRDefault="0099192F" w:rsidP="0064303F">
            <w:pPr>
              <w:autoSpaceDE w:val="0"/>
              <w:autoSpaceDN w:val="0"/>
              <w:adjustRightInd w:val="0"/>
              <w:jc w:val="both"/>
              <w:rPr>
                <w:sz w:val="22"/>
                <w:szCs w:val="22"/>
              </w:rPr>
            </w:pPr>
            <w:r w:rsidRPr="00505C6B">
              <w:rPr>
                <w:color w:val="000000"/>
                <w:sz w:val="22"/>
                <w:szCs w:val="22"/>
              </w:rPr>
              <w:t>1.05</w:t>
            </w:r>
          </w:p>
        </w:tc>
      </w:tr>
      <w:tr w:rsidR="0099192F" w14:paraId="2348BA7A" w14:textId="77777777" w:rsidTr="40C1E629">
        <w:trPr>
          <w:trHeight w:val="300"/>
        </w:trPr>
        <w:tc>
          <w:tcPr>
            <w:tcW w:w="2152" w:type="dxa"/>
          </w:tcPr>
          <w:p w14:paraId="4F89B697" w14:textId="77777777" w:rsidR="0099192F" w:rsidRDefault="0099192F" w:rsidP="0064303F">
            <w:pPr>
              <w:autoSpaceDE w:val="0"/>
              <w:autoSpaceDN w:val="0"/>
              <w:adjustRightInd w:val="0"/>
              <w:jc w:val="both"/>
              <w:rPr>
                <w:sz w:val="22"/>
                <w:szCs w:val="22"/>
              </w:rPr>
            </w:pPr>
            <w:r w:rsidRPr="00505C6B">
              <w:rPr>
                <w:color w:val="000000"/>
                <w:sz w:val="22"/>
                <w:szCs w:val="22"/>
              </w:rPr>
              <w:t>20</w:t>
            </w:r>
          </w:p>
        </w:tc>
        <w:tc>
          <w:tcPr>
            <w:tcW w:w="2302" w:type="dxa"/>
          </w:tcPr>
          <w:p w14:paraId="712E964B" w14:textId="77777777" w:rsidR="0099192F" w:rsidRDefault="0099192F" w:rsidP="0064303F">
            <w:pPr>
              <w:autoSpaceDE w:val="0"/>
              <w:autoSpaceDN w:val="0"/>
              <w:adjustRightInd w:val="0"/>
              <w:jc w:val="both"/>
              <w:rPr>
                <w:sz w:val="22"/>
                <w:szCs w:val="22"/>
              </w:rPr>
            </w:pPr>
            <w:r w:rsidRPr="00505C6B">
              <w:rPr>
                <w:color w:val="000000"/>
                <w:sz w:val="22"/>
                <w:szCs w:val="22"/>
              </w:rPr>
              <w:t>1.05</w:t>
            </w:r>
          </w:p>
        </w:tc>
      </w:tr>
      <w:tr w:rsidR="0099192F" w14:paraId="6E807DFD" w14:textId="77777777" w:rsidTr="40C1E629">
        <w:trPr>
          <w:trHeight w:val="300"/>
        </w:trPr>
        <w:tc>
          <w:tcPr>
            <w:tcW w:w="2152" w:type="dxa"/>
          </w:tcPr>
          <w:p w14:paraId="38269E48" w14:textId="77777777" w:rsidR="0099192F" w:rsidRDefault="0099192F" w:rsidP="0064303F">
            <w:pPr>
              <w:autoSpaceDE w:val="0"/>
              <w:autoSpaceDN w:val="0"/>
              <w:adjustRightInd w:val="0"/>
              <w:jc w:val="both"/>
              <w:rPr>
                <w:sz w:val="22"/>
                <w:szCs w:val="22"/>
              </w:rPr>
            </w:pPr>
            <w:r w:rsidRPr="00505C6B">
              <w:rPr>
                <w:color w:val="000000"/>
                <w:sz w:val="22"/>
                <w:szCs w:val="22"/>
              </w:rPr>
              <w:t>50</w:t>
            </w:r>
          </w:p>
        </w:tc>
        <w:tc>
          <w:tcPr>
            <w:tcW w:w="2302" w:type="dxa"/>
          </w:tcPr>
          <w:p w14:paraId="3C930054" w14:textId="77777777" w:rsidR="0099192F" w:rsidRDefault="0099192F" w:rsidP="0064303F">
            <w:pPr>
              <w:autoSpaceDE w:val="0"/>
              <w:autoSpaceDN w:val="0"/>
              <w:adjustRightInd w:val="0"/>
              <w:jc w:val="both"/>
              <w:rPr>
                <w:sz w:val="22"/>
                <w:szCs w:val="22"/>
              </w:rPr>
            </w:pPr>
            <w:r w:rsidRPr="00505C6B">
              <w:rPr>
                <w:color w:val="000000"/>
                <w:sz w:val="22"/>
                <w:szCs w:val="22"/>
              </w:rPr>
              <w:t>1.05</w:t>
            </w:r>
          </w:p>
        </w:tc>
      </w:tr>
      <w:tr w:rsidR="0099192F" w14:paraId="0DB88A49" w14:textId="77777777" w:rsidTr="40C1E629">
        <w:trPr>
          <w:trHeight w:val="300"/>
        </w:trPr>
        <w:tc>
          <w:tcPr>
            <w:tcW w:w="2152" w:type="dxa"/>
          </w:tcPr>
          <w:p w14:paraId="526E4D31" w14:textId="77777777" w:rsidR="0099192F" w:rsidRDefault="0099192F" w:rsidP="0064303F">
            <w:pPr>
              <w:autoSpaceDE w:val="0"/>
              <w:autoSpaceDN w:val="0"/>
              <w:adjustRightInd w:val="0"/>
              <w:jc w:val="both"/>
              <w:rPr>
                <w:sz w:val="22"/>
                <w:szCs w:val="22"/>
              </w:rPr>
            </w:pPr>
            <w:r w:rsidRPr="00505C6B">
              <w:rPr>
                <w:color w:val="000000"/>
                <w:sz w:val="22"/>
                <w:szCs w:val="22"/>
              </w:rPr>
              <w:t>100</w:t>
            </w:r>
          </w:p>
        </w:tc>
        <w:tc>
          <w:tcPr>
            <w:tcW w:w="2302" w:type="dxa"/>
          </w:tcPr>
          <w:p w14:paraId="6C943B6C" w14:textId="77777777" w:rsidR="0099192F" w:rsidRDefault="0099192F" w:rsidP="0064303F">
            <w:pPr>
              <w:autoSpaceDE w:val="0"/>
              <w:autoSpaceDN w:val="0"/>
              <w:adjustRightInd w:val="0"/>
              <w:jc w:val="both"/>
              <w:rPr>
                <w:sz w:val="22"/>
                <w:szCs w:val="22"/>
              </w:rPr>
            </w:pPr>
            <w:r w:rsidRPr="00505C6B">
              <w:rPr>
                <w:color w:val="000000"/>
                <w:sz w:val="22"/>
                <w:szCs w:val="22"/>
              </w:rPr>
              <w:t>1.05</w:t>
            </w:r>
          </w:p>
        </w:tc>
      </w:tr>
      <w:tr w:rsidR="0099192F" w14:paraId="123C612E" w14:textId="77777777" w:rsidTr="40C1E629">
        <w:trPr>
          <w:trHeight w:val="300"/>
        </w:trPr>
        <w:tc>
          <w:tcPr>
            <w:tcW w:w="2152" w:type="dxa"/>
          </w:tcPr>
          <w:p w14:paraId="7B9DC34B" w14:textId="77777777" w:rsidR="0099192F" w:rsidRDefault="0099192F" w:rsidP="0064303F">
            <w:pPr>
              <w:autoSpaceDE w:val="0"/>
              <w:autoSpaceDN w:val="0"/>
              <w:adjustRightInd w:val="0"/>
              <w:jc w:val="both"/>
              <w:rPr>
                <w:sz w:val="22"/>
                <w:szCs w:val="22"/>
              </w:rPr>
            </w:pPr>
            <w:r w:rsidRPr="00505C6B">
              <w:rPr>
                <w:color w:val="000000"/>
                <w:sz w:val="22"/>
                <w:szCs w:val="22"/>
              </w:rPr>
              <w:t>200</w:t>
            </w:r>
          </w:p>
        </w:tc>
        <w:tc>
          <w:tcPr>
            <w:tcW w:w="2302" w:type="dxa"/>
          </w:tcPr>
          <w:p w14:paraId="6E5A1DF6" w14:textId="77777777" w:rsidR="0099192F" w:rsidRDefault="0099192F" w:rsidP="0064303F">
            <w:pPr>
              <w:autoSpaceDE w:val="0"/>
              <w:autoSpaceDN w:val="0"/>
              <w:adjustRightInd w:val="0"/>
              <w:jc w:val="both"/>
              <w:rPr>
                <w:sz w:val="22"/>
                <w:szCs w:val="22"/>
              </w:rPr>
            </w:pPr>
            <w:r w:rsidRPr="00505C6B">
              <w:rPr>
                <w:color w:val="000000"/>
                <w:sz w:val="22"/>
                <w:szCs w:val="22"/>
              </w:rPr>
              <w:t>1.05</w:t>
            </w:r>
          </w:p>
        </w:tc>
      </w:tr>
      <w:tr w:rsidR="0099192F" w14:paraId="44A327BE" w14:textId="77777777" w:rsidTr="40C1E629">
        <w:trPr>
          <w:trHeight w:val="300"/>
        </w:trPr>
        <w:tc>
          <w:tcPr>
            <w:tcW w:w="2152" w:type="dxa"/>
          </w:tcPr>
          <w:p w14:paraId="3168CA19" w14:textId="77777777" w:rsidR="0099192F" w:rsidRDefault="0099192F" w:rsidP="0064303F">
            <w:pPr>
              <w:autoSpaceDE w:val="0"/>
              <w:autoSpaceDN w:val="0"/>
              <w:adjustRightInd w:val="0"/>
              <w:jc w:val="both"/>
              <w:rPr>
                <w:sz w:val="22"/>
                <w:szCs w:val="22"/>
              </w:rPr>
            </w:pPr>
            <w:r w:rsidRPr="00505C6B">
              <w:rPr>
                <w:color w:val="000000"/>
                <w:sz w:val="22"/>
                <w:szCs w:val="22"/>
              </w:rPr>
              <w:t>500</w:t>
            </w:r>
          </w:p>
        </w:tc>
        <w:tc>
          <w:tcPr>
            <w:tcW w:w="2302" w:type="dxa"/>
          </w:tcPr>
          <w:p w14:paraId="1C1DF741" w14:textId="77777777" w:rsidR="0099192F" w:rsidRDefault="0099192F" w:rsidP="0064303F">
            <w:pPr>
              <w:autoSpaceDE w:val="0"/>
              <w:autoSpaceDN w:val="0"/>
              <w:adjustRightInd w:val="0"/>
              <w:jc w:val="both"/>
              <w:rPr>
                <w:sz w:val="22"/>
                <w:szCs w:val="22"/>
              </w:rPr>
            </w:pPr>
            <w:r w:rsidRPr="00505C6B">
              <w:rPr>
                <w:color w:val="000000"/>
                <w:sz w:val="22"/>
                <w:szCs w:val="22"/>
              </w:rPr>
              <w:t>1.05</w:t>
            </w:r>
          </w:p>
        </w:tc>
      </w:tr>
      <w:tr w:rsidR="0099192F" w14:paraId="5379E44A" w14:textId="77777777" w:rsidTr="40C1E629">
        <w:trPr>
          <w:trHeight w:val="300"/>
        </w:trPr>
        <w:tc>
          <w:tcPr>
            <w:tcW w:w="2152" w:type="dxa"/>
          </w:tcPr>
          <w:p w14:paraId="42388787" w14:textId="77777777" w:rsidR="0099192F" w:rsidRDefault="0099192F" w:rsidP="0064303F">
            <w:pPr>
              <w:autoSpaceDE w:val="0"/>
              <w:autoSpaceDN w:val="0"/>
              <w:adjustRightInd w:val="0"/>
              <w:jc w:val="both"/>
              <w:rPr>
                <w:sz w:val="22"/>
                <w:szCs w:val="22"/>
              </w:rPr>
            </w:pPr>
            <w:r w:rsidRPr="00505C6B">
              <w:rPr>
                <w:color w:val="000000"/>
                <w:sz w:val="22"/>
                <w:szCs w:val="22"/>
              </w:rPr>
              <w:t>1000</w:t>
            </w:r>
          </w:p>
        </w:tc>
        <w:tc>
          <w:tcPr>
            <w:tcW w:w="2302" w:type="dxa"/>
          </w:tcPr>
          <w:p w14:paraId="0DB42847" w14:textId="77777777" w:rsidR="0099192F" w:rsidRDefault="0099192F" w:rsidP="0064303F">
            <w:pPr>
              <w:autoSpaceDE w:val="0"/>
              <w:autoSpaceDN w:val="0"/>
              <w:adjustRightInd w:val="0"/>
              <w:jc w:val="both"/>
              <w:rPr>
                <w:sz w:val="22"/>
                <w:szCs w:val="22"/>
              </w:rPr>
            </w:pPr>
            <w:r w:rsidRPr="00505C6B">
              <w:rPr>
                <w:color w:val="000000"/>
                <w:sz w:val="22"/>
                <w:szCs w:val="22"/>
              </w:rPr>
              <w:t>1.05</w:t>
            </w:r>
          </w:p>
        </w:tc>
      </w:tr>
      <w:tr w:rsidR="0099192F" w14:paraId="4CD47D88" w14:textId="77777777" w:rsidTr="40C1E629">
        <w:trPr>
          <w:trHeight w:val="300"/>
        </w:trPr>
        <w:tc>
          <w:tcPr>
            <w:tcW w:w="2152" w:type="dxa"/>
          </w:tcPr>
          <w:p w14:paraId="0637C314" w14:textId="77777777" w:rsidR="0099192F" w:rsidRDefault="0099192F" w:rsidP="0064303F">
            <w:pPr>
              <w:autoSpaceDE w:val="0"/>
              <w:autoSpaceDN w:val="0"/>
              <w:adjustRightInd w:val="0"/>
              <w:jc w:val="both"/>
              <w:rPr>
                <w:sz w:val="22"/>
                <w:szCs w:val="22"/>
              </w:rPr>
            </w:pPr>
            <w:r w:rsidRPr="00505C6B">
              <w:rPr>
                <w:color w:val="000000"/>
                <w:sz w:val="22"/>
                <w:szCs w:val="22"/>
              </w:rPr>
              <w:t>2000</w:t>
            </w:r>
          </w:p>
        </w:tc>
        <w:tc>
          <w:tcPr>
            <w:tcW w:w="2302" w:type="dxa"/>
          </w:tcPr>
          <w:p w14:paraId="244381BA" w14:textId="77777777" w:rsidR="0099192F" w:rsidRDefault="0099192F" w:rsidP="0064303F">
            <w:pPr>
              <w:autoSpaceDE w:val="0"/>
              <w:autoSpaceDN w:val="0"/>
              <w:adjustRightInd w:val="0"/>
              <w:jc w:val="both"/>
              <w:rPr>
                <w:sz w:val="22"/>
                <w:szCs w:val="22"/>
              </w:rPr>
            </w:pPr>
            <w:r w:rsidRPr="00505C6B">
              <w:rPr>
                <w:color w:val="000000"/>
                <w:sz w:val="22"/>
                <w:szCs w:val="22"/>
              </w:rPr>
              <w:t>1.05</w:t>
            </w:r>
          </w:p>
        </w:tc>
      </w:tr>
      <w:tr w:rsidR="0099192F" w14:paraId="09693056" w14:textId="77777777" w:rsidTr="40C1E629">
        <w:trPr>
          <w:trHeight w:val="300"/>
        </w:trPr>
        <w:tc>
          <w:tcPr>
            <w:tcW w:w="2152" w:type="dxa"/>
          </w:tcPr>
          <w:p w14:paraId="0EE0B6C2" w14:textId="77777777" w:rsidR="0099192F" w:rsidRDefault="0099192F" w:rsidP="0064303F">
            <w:pPr>
              <w:autoSpaceDE w:val="0"/>
              <w:autoSpaceDN w:val="0"/>
              <w:adjustRightInd w:val="0"/>
              <w:jc w:val="both"/>
              <w:rPr>
                <w:sz w:val="22"/>
                <w:szCs w:val="22"/>
              </w:rPr>
            </w:pPr>
            <w:r w:rsidRPr="00505C6B">
              <w:rPr>
                <w:color w:val="000000"/>
                <w:sz w:val="22"/>
                <w:szCs w:val="22"/>
              </w:rPr>
              <w:t>5000</w:t>
            </w:r>
          </w:p>
        </w:tc>
        <w:tc>
          <w:tcPr>
            <w:tcW w:w="2302" w:type="dxa"/>
          </w:tcPr>
          <w:p w14:paraId="5DCFD69D" w14:textId="77777777" w:rsidR="0099192F" w:rsidRDefault="0099192F" w:rsidP="0064303F">
            <w:pPr>
              <w:autoSpaceDE w:val="0"/>
              <w:autoSpaceDN w:val="0"/>
              <w:adjustRightInd w:val="0"/>
              <w:jc w:val="both"/>
              <w:rPr>
                <w:sz w:val="22"/>
                <w:szCs w:val="22"/>
              </w:rPr>
            </w:pPr>
            <w:r w:rsidRPr="00505C6B">
              <w:rPr>
                <w:color w:val="000000"/>
                <w:sz w:val="22"/>
                <w:szCs w:val="22"/>
              </w:rPr>
              <w:t>1.05</w:t>
            </w:r>
          </w:p>
        </w:tc>
      </w:tr>
      <w:tr w:rsidR="0099192F" w14:paraId="186ED539" w14:textId="77777777" w:rsidTr="40C1E629">
        <w:trPr>
          <w:trHeight w:val="300"/>
        </w:trPr>
        <w:tc>
          <w:tcPr>
            <w:tcW w:w="2152" w:type="dxa"/>
          </w:tcPr>
          <w:p w14:paraId="23700AEA" w14:textId="77777777" w:rsidR="0099192F" w:rsidRDefault="0099192F" w:rsidP="0064303F">
            <w:pPr>
              <w:autoSpaceDE w:val="0"/>
              <w:autoSpaceDN w:val="0"/>
              <w:adjustRightInd w:val="0"/>
              <w:jc w:val="both"/>
              <w:rPr>
                <w:sz w:val="22"/>
                <w:szCs w:val="22"/>
              </w:rPr>
            </w:pPr>
            <w:r w:rsidRPr="00505C6B">
              <w:rPr>
                <w:color w:val="000000"/>
                <w:sz w:val="22"/>
                <w:szCs w:val="22"/>
              </w:rPr>
              <w:t>10000</w:t>
            </w:r>
          </w:p>
        </w:tc>
        <w:tc>
          <w:tcPr>
            <w:tcW w:w="2302" w:type="dxa"/>
          </w:tcPr>
          <w:p w14:paraId="1C5F8B47" w14:textId="77777777" w:rsidR="0099192F" w:rsidRDefault="0099192F" w:rsidP="0064303F">
            <w:pPr>
              <w:autoSpaceDE w:val="0"/>
              <w:autoSpaceDN w:val="0"/>
              <w:adjustRightInd w:val="0"/>
              <w:jc w:val="both"/>
              <w:rPr>
                <w:sz w:val="22"/>
                <w:szCs w:val="22"/>
              </w:rPr>
            </w:pPr>
            <w:r w:rsidRPr="00505C6B">
              <w:rPr>
                <w:color w:val="000000"/>
                <w:sz w:val="22"/>
                <w:szCs w:val="22"/>
              </w:rPr>
              <w:t>1.05</w:t>
            </w:r>
          </w:p>
        </w:tc>
      </w:tr>
      <w:tr w:rsidR="0099192F" w14:paraId="106FF030" w14:textId="77777777" w:rsidTr="40C1E629">
        <w:trPr>
          <w:trHeight w:val="300"/>
        </w:trPr>
        <w:tc>
          <w:tcPr>
            <w:tcW w:w="2152" w:type="dxa"/>
          </w:tcPr>
          <w:p w14:paraId="6EF6A88C" w14:textId="77777777" w:rsidR="0099192F" w:rsidRDefault="0099192F" w:rsidP="0064303F">
            <w:pPr>
              <w:autoSpaceDE w:val="0"/>
              <w:autoSpaceDN w:val="0"/>
              <w:adjustRightInd w:val="0"/>
              <w:jc w:val="both"/>
              <w:rPr>
                <w:sz w:val="22"/>
                <w:szCs w:val="22"/>
              </w:rPr>
            </w:pPr>
            <w:r w:rsidRPr="00505C6B">
              <w:rPr>
                <w:color w:val="000000"/>
                <w:sz w:val="22"/>
                <w:szCs w:val="22"/>
              </w:rPr>
              <w:t>20000</w:t>
            </w:r>
          </w:p>
        </w:tc>
        <w:tc>
          <w:tcPr>
            <w:tcW w:w="2302" w:type="dxa"/>
          </w:tcPr>
          <w:p w14:paraId="07ACEF96" w14:textId="77777777" w:rsidR="0099192F" w:rsidRDefault="0099192F" w:rsidP="0064303F">
            <w:pPr>
              <w:autoSpaceDE w:val="0"/>
              <w:autoSpaceDN w:val="0"/>
              <w:adjustRightInd w:val="0"/>
              <w:jc w:val="both"/>
              <w:rPr>
                <w:sz w:val="22"/>
                <w:szCs w:val="22"/>
              </w:rPr>
            </w:pPr>
            <w:r w:rsidRPr="00505C6B">
              <w:rPr>
                <w:color w:val="000000"/>
                <w:sz w:val="22"/>
                <w:szCs w:val="22"/>
              </w:rPr>
              <w:t>960 mV</w:t>
            </w:r>
          </w:p>
        </w:tc>
      </w:tr>
      <w:tr w:rsidR="0099192F" w14:paraId="32C0D306" w14:textId="77777777" w:rsidTr="40C1E629">
        <w:trPr>
          <w:trHeight w:val="300"/>
        </w:trPr>
        <w:tc>
          <w:tcPr>
            <w:tcW w:w="2152" w:type="dxa"/>
          </w:tcPr>
          <w:p w14:paraId="315E18BC" w14:textId="77777777" w:rsidR="0099192F" w:rsidRDefault="0099192F" w:rsidP="0064303F">
            <w:pPr>
              <w:autoSpaceDE w:val="0"/>
              <w:autoSpaceDN w:val="0"/>
              <w:adjustRightInd w:val="0"/>
              <w:jc w:val="both"/>
              <w:rPr>
                <w:sz w:val="22"/>
                <w:szCs w:val="22"/>
              </w:rPr>
            </w:pPr>
            <w:r w:rsidRPr="00505C6B">
              <w:rPr>
                <w:color w:val="000000"/>
                <w:sz w:val="22"/>
                <w:szCs w:val="22"/>
              </w:rPr>
              <w:t>50000</w:t>
            </w:r>
          </w:p>
        </w:tc>
        <w:tc>
          <w:tcPr>
            <w:tcW w:w="2302" w:type="dxa"/>
          </w:tcPr>
          <w:p w14:paraId="01E7C017" w14:textId="77777777" w:rsidR="0099192F" w:rsidRDefault="0099192F" w:rsidP="0064303F">
            <w:pPr>
              <w:autoSpaceDE w:val="0"/>
              <w:autoSpaceDN w:val="0"/>
              <w:adjustRightInd w:val="0"/>
              <w:jc w:val="both"/>
              <w:rPr>
                <w:sz w:val="22"/>
                <w:szCs w:val="22"/>
              </w:rPr>
            </w:pPr>
            <w:r w:rsidRPr="00505C6B">
              <w:rPr>
                <w:color w:val="000000"/>
                <w:sz w:val="22"/>
                <w:szCs w:val="22"/>
              </w:rPr>
              <w:t>760 mV</w:t>
            </w:r>
          </w:p>
        </w:tc>
      </w:tr>
      <w:tr w:rsidR="0099192F" w14:paraId="39AEF62A" w14:textId="77777777" w:rsidTr="40C1E629">
        <w:trPr>
          <w:trHeight w:val="300"/>
        </w:trPr>
        <w:tc>
          <w:tcPr>
            <w:tcW w:w="2152" w:type="dxa"/>
          </w:tcPr>
          <w:p w14:paraId="2A6C6E84" w14:textId="77777777" w:rsidR="0099192F" w:rsidRDefault="0099192F" w:rsidP="0064303F">
            <w:pPr>
              <w:autoSpaceDE w:val="0"/>
              <w:autoSpaceDN w:val="0"/>
              <w:adjustRightInd w:val="0"/>
              <w:jc w:val="both"/>
              <w:rPr>
                <w:sz w:val="22"/>
                <w:szCs w:val="22"/>
              </w:rPr>
            </w:pPr>
            <w:r w:rsidRPr="00505C6B">
              <w:rPr>
                <w:color w:val="000000"/>
                <w:sz w:val="22"/>
                <w:szCs w:val="22"/>
              </w:rPr>
              <w:t>100000</w:t>
            </w:r>
          </w:p>
        </w:tc>
        <w:tc>
          <w:tcPr>
            <w:tcW w:w="2302" w:type="dxa"/>
          </w:tcPr>
          <w:p w14:paraId="1CD88690" w14:textId="77777777" w:rsidR="0099192F" w:rsidRDefault="0099192F" w:rsidP="0064303F">
            <w:pPr>
              <w:autoSpaceDE w:val="0"/>
              <w:autoSpaceDN w:val="0"/>
              <w:adjustRightInd w:val="0"/>
              <w:jc w:val="both"/>
              <w:rPr>
                <w:sz w:val="22"/>
                <w:szCs w:val="22"/>
              </w:rPr>
            </w:pPr>
            <w:r w:rsidRPr="00505C6B">
              <w:rPr>
                <w:color w:val="000000"/>
                <w:sz w:val="22"/>
                <w:szCs w:val="22"/>
              </w:rPr>
              <w:t>470 mV</w:t>
            </w:r>
          </w:p>
        </w:tc>
      </w:tr>
      <w:tr w:rsidR="0099192F" w14:paraId="4499698F" w14:textId="77777777" w:rsidTr="40C1E629">
        <w:trPr>
          <w:trHeight w:val="300"/>
        </w:trPr>
        <w:tc>
          <w:tcPr>
            <w:tcW w:w="2152" w:type="dxa"/>
          </w:tcPr>
          <w:p w14:paraId="08267769" w14:textId="77777777" w:rsidR="0099192F" w:rsidRDefault="0099192F" w:rsidP="0064303F">
            <w:pPr>
              <w:autoSpaceDE w:val="0"/>
              <w:autoSpaceDN w:val="0"/>
              <w:adjustRightInd w:val="0"/>
              <w:jc w:val="both"/>
              <w:rPr>
                <w:sz w:val="22"/>
                <w:szCs w:val="22"/>
              </w:rPr>
            </w:pPr>
            <w:r w:rsidRPr="00505C6B">
              <w:rPr>
                <w:color w:val="000000"/>
                <w:sz w:val="22"/>
                <w:szCs w:val="22"/>
              </w:rPr>
              <w:t>200000</w:t>
            </w:r>
          </w:p>
        </w:tc>
        <w:tc>
          <w:tcPr>
            <w:tcW w:w="2302" w:type="dxa"/>
          </w:tcPr>
          <w:p w14:paraId="46BFBBEE" w14:textId="77777777" w:rsidR="0099192F" w:rsidRDefault="0099192F" w:rsidP="0064303F">
            <w:pPr>
              <w:autoSpaceDE w:val="0"/>
              <w:autoSpaceDN w:val="0"/>
              <w:adjustRightInd w:val="0"/>
              <w:jc w:val="both"/>
              <w:rPr>
                <w:sz w:val="22"/>
                <w:szCs w:val="22"/>
              </w:rPr>
            </w:pPr>
            <w:r w:rsidRPr="00505C6B">
              <w:rPr>
                <w:color w:val="000000"/>
                <w:sz w:val="22"/>
                <w:szCs w:val="22"/>
              </w:rPr>
              <w:t>270 mV</w:t>
            </w:r>
          </w:p>
        </w:tc>
      </w:tr>
      <w:tr w:rsidR="0099192F" w14:paraId="06F6E9C0" w14:textId="77777777" w:rsidTr="40C1E629">
        <w:trPr>
          <w:trHeight w:val="300"/>
        </w:trPr>
        <w:tc>
          <w:tcPr>
            <w:tcW w:w="2152" w:type="dxa"/>
          </w:tcPr>
          <w:p w14:paraId="4C737375" w14:textId="77777777" w:rsidR="0099192F" w:rsidRDefault="0099192F" w:rsidP="0064303F">
            <w:pPr>
              <w:autoSpaceDE w:val="0"/>
              <w:autoSpaceDN w:val="0"/>
              <w:adjustRightInd w:val="0"/>
              <w:jc w:val="both"/>
              <w:rPr>
                <w:sz w:val="22"/>
                <w:szCs w:val="22"/>
              </w:rPr>
            </w:pPr>
            <w:r w:rsidRPr="00505C6B">
              <w:rPr>
                <w:color w:val="000000"/>
                <w:sz w:val="22"/>
                <w:szCs w:val="22"/>
              </w:rPr>
              <w:t>500000</w:t>
            </w:r>
          </w:p>
        </w:tc>
        <w:tc>
          <w:tcPr>
            <w:tcW w:w="2302" w:type="dxa"/>
          </w:tcPr>
          <w:p w14:paraId="0421278C" w14:textId="77777777" w:rsidR="0099192F" w:rsidRDefault="0099192F" w:rsidP="0064303F">
            <w:pPr>
              <w:autoSpaceDE w:val="0"/>
              <w:autoSpaceDN w:val="0"/>
              <w:adjustRightInd w:val="0"/>
              <w:jc w:val="both"/>
              <w:rPr>
                <w:sz w:val="22"/>
                <w:szCs w:val="22"/>
              </w:rPr>
            </w:pPr>
            <w:r w:rsidRPr="00505C6B">
              <w:rPr>
                <w:color w:val="000000"/>
                <w:sz w:val="22"/>
                <w:szCs w:val="22"/>
              </w:rPr>
              <w:t>140 mV</w:t>
            </w:r>
          </w:p>
        </w:tc>
      </w:tr>
      <w:tr w:rsidR="0099192F" w14:paraId="4EF546AF" w14:textId="77777777" w:rsidTr="40C1E629">
        <w:trPr>
          <w:trHeight w:val="59"/>
        </w:trPr>
        <w:tc>
          <w:tcPr>
            <w:tcW w:w="2152" w:type="dxa"/>
          </w:tcPr>
          <w:p w14:paraId="49720D97" w14:textId="77777777" w:rsidR="0099192F" w:rsidRDefault="0099192F" w:rsidP="0064303F">
            <w:pPr>
              <w:autoSpaceDE w:val="0"/>
              <w:autoSpaceDN w:val="0"/>
              <w:adjustRightInd w:val="0"/>
              <w:jc w:val="both"/>
              <w:rPr>
                <w:sz w:val="22"/>
                <w:szCs w:val="22"/>
              </w:rPr>
            </w:pPr>
            <w:r w:rsidRPr="00505C6B">
              <w:rPr>
                <w:color w:val="000000"/>
                <w:sz w:val="22"/>
                <w:szCs w:val="22"/>
              </w:rPr>
              <w:t>1000000</w:t>
            </w:r>
          </w:p>
        </w:tc>
        <w:tc>
          <w:tcPr>
            <w:tcW w:w="2302" w:type="dxa"/>
          </w:tcPr>
          <w:p w14:paraId="37804574" w14:textId="77777777" w:rsidR="0099192F" w:rsidRDefault="0099192F" w:rsidP="0064303F">
            <w:pPr>
              <w:autoSpaceDE w:val="0"/>
              <w:autoSpaceDN w:val="0"/>
              <w:adjustRightInd w:val="0"/>
              <w:jc w:val="both"/>
              <w:rPr>
                <w:sz w:val="22"/>
                <w:szCs w:val="22"/>
              </w:rPr>
            </w:pPr>
            <w:r w:rsidRPr="00505C6B">
              <w:rPr>
                <w:color w:val="000000"/>
                <w:sz w:val="22"/>
                <w:szCs w:val="22"/>
              </w:rPr>
              <w:t>65 mV </w:t>
            </w:r>
          </w:p>
        </w:tc>
      </w:tr>
    </w:tbl>
    <w:p w14:paraId="23B21D04" w14:textId="7A097C0E" w:rsidR="00F2740B" w:rsidRPr="00294467" w:rsidRDefault="00F2740B" w:rsidP="00401AAB">
      <w:pPr>
        <w:spacing w:line="240" w:lineRule="exact"/>
        <w:jc w:val="both"/>
        <w:rPr>
          <w:rFonts w:eastAsia="SimSun"/>
          <w:sz w:val="22"/>
          <w:szCs w:val="22"/>
          <w:lang w:eastAsia="zh-CN"/>
        </w:rPr>
      </w:pPr>
    </w:p>
    <w:p w14:paraId="72A0868C" w14:textId="611D22E0" w:rsidR="0053424D" w:rsidRDefault="003969FB" w:rsidP="00294467">
      <w:pPr>
        <w:pStyle w:val="ListParagraph"/>
        <w:numPr>
          <w:ilvl w:val="0"/>
          <w:numId w:val="6"/>
        </w:numPr>
        <w:spacing w:line="240" w:lineRule="exact"/>
        <w:jc w:val="both"/>
        <w:rPr>
          <w:rFonts w:eastAsia="SimSun"/>
          <w:sz w:val="22"/>
          <w:szCs w:val="22"/>
          <w:lang w:eastAsia="zh-CN"/>
        </w:rPr>
      </w:pPr>
      <w:r>
        <w:rPr>
          <w:rFonts w:eastAsia="SimSun"/>
          <w:sz w:val="22"/>
          <w:szCs w:val="22"/>
          <w:lang w:eastAsia="zh-CN"/>
        </w:rPr>
        <w:t xml:space="preserve">According to </w:t>
      </w:r>
      <w:r w:rsidR="005A698A">
        <w:rPr>
          <w:rFonts w:eastAsia="SimSun"/>
          <w:sz w:val="22"/>
          <w:szCs w:val="22"/>
          <w:lang w:eastAsia="zh-CN"/>
        </w:rPr>
        <w:t xml:space="preserve">Figure </w:t>
      </w:r>
      <w:r w:rsidR="0004274F">
        <w:rPr>
          <w:rFonts w:eastAsia="SimSun"/>
          <w:sz w:val="22"/>
          <w:szCs w:val="22"/>
          <w:lang w:eastAsia="zh-CN"/>
        </w:rPr>
        <w:t>5</w:t>
      </w:r>
      <w:r w:rsidR="007739B6">
        <w:rPr>
          <w:rFonts w:eastAsia="SimSun"/>
          <w:sz w:val="22"/>
          <w:szCs w:val="22"/>
          <w:lang w:eastAsia="zh-CN"/>
        </w:rPr>
        <w:fldChar w:fldCharType="begin"/>
      </w:r>
      <w:r w:rsidR="007739B6">
        <w:rPr>
          <w:rFonts w:eastAsia="SimSun"/>
          <w:sz w:val="22"/>
          <w:szCs w:val="22"/>
          <w:lang w:eastAsia="zh-CN"/>
        </w:rPr>
        <w:instrText xml:space="preserve"> REF _Ref165056986 \h </w:instrText>
      </w:r>
      <w:r w:rsidR="007739B6">
        <w:rPr>
          <w:rFonts w:eastAsia="SimSun"/>
          <w:sz w:val="22"/>
          <w:szCs w:val="22"/>
          <w:lang w:eastAsia="zh-CN"/>
        </w:rPr>
      </w:r>
      <w:r w:rsidR="007739B6">
        <w:rPr>
          <w:rFonts w:eastAsia="SimSun"/>
          <w:sz w:val="22"/>
          <w:szCs w:val="22"/>
          <w:lang w:eastAsia="zh-CN"/>
        </w:rPr>
        <w:fldChar w:fldCharType="separate"/>
      </w:r>
      <w:r w:rsidR="007739B6">
        <w:t xml:space="preserve">Figure </w:t>
      </w:r>
      <w:r w:rsidR="007739B6">
        <w:rPr>
          <w:noProof/>
        </w:rPr>
        <w:t>4</w:t>
      </w:r>
      <w:r w:rsidR="007739B6">
        <w:rPr>
          <w:rFonts w:eastAsia="SimSun"/>
          <w:sz w:val="22"/>
          <w:szCs w:val="22"/>
          <w:lang w:eastAsia="zh-CN"/>
        </w:rPr>
        <w:fldChar w:fldCharType="end"/>
      </w:r>
      <w:r>
        <w:rPr>
          <w:rFonts w:eastAsia="SimSun"/>
          <w:sz w:val="22"/>
          <w:szCs w:val="22"/>
          <w:lang w:eastAsia="zh-CN"/>
        </w:rPr>
        <w:t xml:space="preserve"> </w:t>
      </w:r>
      <w:r w:rsidR="00C62620">
        <w:rPr>
          <w:rFonts w:eastAsia="SimSun"/>
          <w:sz w:val="22"/>
          <w:szCs w:val="22"/>
          <w:lang w:eastAsia="zh-CN"/>
        </w:rPr>
        <w:t xml:space="preserve">from </w:t>
      </w:r>
      <w:r w:rsidR="00BB6778">
        <w:rPr>
          <w:rFonts w:eastAsia="SimSun"/>
          <w:sz w:val="22"/>
          <w:szCs w:val="22"/>
          <w:lang w:eastAsia="zh-CN"/>
        </w:rPr>
        <w:t>the theoretical output from</w:t>
      </w:r>
      <w:r w:rsidR="00C62620">
        <w:rPr>
          <w:rFonts w:eastAsia="SimSun"/>
          <w:sz w:val="22"/>
          <w:szCs w:val="22"/>
          <w:lang w:eastAsia="zh-CN"/>
        </w:rPr>
        <w:t xml:space="preserve"> </w:t>
      </w:r>
      <w:r w:rsidR="00BB6778">
        <w:rPr>
          <w:rFonts w:eastAsia="SimSun"/>
          <w:sz w:val="22"/>
          <w:szCs w:val="22"/>
          <w:lang w:eastAsia="zh-CN"/>
        </w:rPr>
        <w:t>pre</w:t>
      </w:r>
      <w:r w:rsidR="00F71A70">
        <w:rPr>
          <w:rFonts w:eastAsia="SimSun"/>
          <w:sz w:val="22"/>
          <w:szCs w:val="22"/>
          <w:lang w:eastAsia="zh-CN"/>
        </w:rPr>
        <w:t>-</w:t>
      </w:r>
      <w:r w:rsidR="00BB6778">
        <w:rPr>
          <w:rFonts w:eastAsia="SimSun"/>
          <w:sz w:val="22"/>
          <w:szCs w:val="22"/>
          <w:lang w:eastAsia="zh-CN"/>
        </w:rPr>
        <w:t>lab3.3.5</w:t>
      </w:r>
      <w:r>
        <w:rPr>
          <w:rFonts w:eastAsia="SimSun"/>
          <w:sz w:val="22"/>
          <w:szCs w:val="22"/>
          <w:lang w:eastAsia="zh-CN"/>
        </w:rPr>
        <w:t xml:space="preserve"> and </w:t>
      </w:r>
      <w:r w:rsidR="00BB6778">
        <w:rPr>
          <w:rFonts w:eastAsia="SimSun"/>
          <w:sz w:val="22"/>
          <w:szCs w:val="22"/>
          <w:lang w:eastAsia="zh-CN"/>
        </w:rPr>
        <w:t xml:space="preserve">experiment output in </w:t>
      </w:r>
      <w:r w:rsidR="005A698A">
        <w:rPr>
          <w:rFonts w:eastAsia="SimSun"/>
          <w:sz w:val="22"/>
          <w:szCs w:val="22"/>
          <w:lang w:eastAsia="zh-CN"/>
        </w:rPr>
        <w:t xml:space="preserve">Figure </w:t>
      </w:r>
      <w:r w:rsidR="0004274F">
        <w:rPr>
          <w:rFonts w:eastAsia="SimSun"/>
          <w:sz w:val="22"/>
          <w:szCs w:val="22"/>
          <w:lang w:eastAsia="zh-CN"/>
        </w:rPr>
        <w:t>6</w:t>
      </w:r>
      <w:del w:id="4" w:author="Microsoft Word" w:date="2024-04-26T21:14:00Z">
        <w:r w:rsidR="007739B6">
          <w:rPr>
            <w:rFonts w:eastAsia="SimSun"/>
            <w:sz w:val="22"/>
            <w:szCs w:val="22"/>
            <w:lang w:eastAsia="zh-CN"/>
          </w:rPr>
          <w:fldChar w:fldCharType="begin"/>
        </w:r>
        <w:r w:rsidR="007739B6">
          <w:rPr>
            <w:rFonts w:eastAsia="SimSun"/>
            <w:sz w:val="22"/>
            <w:szCs w:val="22"/>
            <w:lang w:eastAsia="zh-CN"/>
          </w:rPr>
          <w:delInstrText xml:space="preserve"> REF _Ref165056994 \h </w:delInstrText>
        </w:r>
        <w:r w:rsidR="007739B6">
          <w:rPr>
            <w:rFonts w:eastAsia="SimSun"/>
            <w:sz w:val="22"/>
            <w:szCs w:val="22"/>
            <w:lang w:eastAsia="zh-CN"/>
          </w:rPr>
        </w:r>
        <w:r w:rsidR="007739B6">
          <w:rPr>
            <w:rFonts w:eastAsia="SimSun"/>
            <w:sz w:val="22"/>
            <w:szCs w:val="22"/>
            <w:lang w:eastAsia="zh-CN"/>
          </w:rPr>
          <w:fldChar w:fldCharType="separate"/>
        </w:r>
      </w:del>
      <w:r w:rsidR="007739B6">
        <w:t xml:space="preserve">Figure </w:t>
      </w:r>
      <w:r w:rsidR="007739B6">
        <w:rPr>
          <w:noProof/>
        </w:rPr>
        <w:t>5</w:t>
      </w:r>
      <w:del w:id="5" w:author="Microsoft Word" w:date="2024-04-26T21:14:00Z">
        <w:r w:rsidR="007739B6">
          <w:rPr>
            <w:rFonts w:eastAsia="SimSun"/>
            <w:sz w:val="22"/>
            <w:szCs w:val="22"/>
            <w:lang w:eastAsia="zh-CN"/>
          </w:rPr>
          <w:fldChar w:fldCharType="end"/>
        </w:r>
      </w:del>
      <w:r>
        <w:rPr>
          <w:rFonts w:eastAsia="SimSun"/>
          <w:sz w:val="22"/>
          <w:szCs w:val="22"/>
          <w:lang w:eastAsia="zh-CN"/>
        </w:rPr>
        <w:t xml:space="preserve">, </w:t>
      </w:r>
      <w:r w:rsidR="00E5482C">
        <w:rPr>
          <w:rFonts w:eastAsia="SimSun"/>
          <w:sz w:val="22"/>
          <w:szCs w:val="22"/>
          <w:lang w:eastAsia="zh-CN"/>
        </w:rPr>
        <w:t>they are consistent in waveforms</w:t>
      </w:r>
      <w:r w:rsidR="00BB6778">
        <w:rPr>
          <w:rFonts w:eastAsia="SimSun"/>
          <w:sz w:val="22"/>
          <w:szCs w:val="22"/>
          <w:lang w:eastAsia="zh-CN"/>
        </w:rPr>
        <w:t>.</w:t>
      </w:r>
      <w:r w:rsidR="00D22A58">
        <w:rPr>
          <w:rFonts w:eastAsia="SimSun"/>
          <w:sz w:val="22"/>
          <w:szCs w:val="22"/>
          <w:lang w:eastAsia="zh-CN"/>
        </w:rPr>
        <w:t xml:space="preserve"> </w:t>
      </w:r>
      <w:r w:rsidR="003D72F3">
        <w:rPr>
          <w:rFonts w:eastAsia="SimSun"/>
          <w:sz w:val="22"/>
          <w:szCs w:val="22"/>
          <w:lang w:eastAsia="zh-CN"/>
        </w:rPr>
        <w:t xml:space="preserve">Both graphs show a </w:t>
      </w:r>
      <w:r w:rsidR="003106E3">
        <w:rPr>
          <w:rFonts w:eastAsia="SimSun"/>
          <w:sz w:val="22"/>
          <w:szCs w:val="22"/>
          <w:lang w:eastAsia="zh-CN"/>
        </w:rPr>
        <w:t xml:space="preserve">drop </w:t>
      </w:r>
      <w:r w:rsidR="003B32D7">
        <w:rPr>
          <w:rFonts w:eastAsia="SimSun"/>
          <w:sz w:val="22"/>
          <w:szCs w:val="22"/>
          <w:lang w:eastAsia="zh-CN"/>
        </w:rPr>
        <w:t xml:space="preserve">in the output voltage at similar input frequencies. </w:t>
      </w:r>
    </w:p>
    <w:p w14:paraId="5D8B39D7" w14:textId="0A754879" w:rsidR="005E2C1E" w:rsidRPr="00294467" w:rsidRDefault="00BD2B33" w:rsidP="0053424D">
      <w:pPr>
        <w:pStyle w:val="ListParagraph"/>
        <w:spacing w:line="240" w:lineRule="exact"/>
        <w:ind w:left="540"/>
        <w:jc w:val="both"/>
        <w:rPr>
          <w:rFonts w:eastAsia="SimSun"/>
          <w:sz w:val="22"/>
          <w:szCs w:val="22"/>
          <w:lang w:eastAsia="zh-CN"/>
        </w:rPr>
      </w:pPr>
      <w:r>
        <w:rPr>
          <w:rFonts w:eastAsia="SimSun"/>
          <w:sz w:val="22"/>
          <w:szCs w:val="22"/>
          <w:lang w:eastAsia="zh-CN"/>
        </w:rPr>
        <w:t xml:space="preserve"> </w:t>
      </w:r>
    </w:p>
    <w:tbl>
      <w:tblPr>
        <w:tblStyle w:val="TableGrid"/>
        <w:tblpPr w:leftFromText="180" w:rightFromText="180" w:vertAnchor="text" w:horzAnchor="margin" w:tblpXSpec="right" w:tblpY="226"/>
        <w:tblW w:w="0" w:type="auto"/>
        <w:tblLook w:val="04A0" w:firstRow="1" w:lastRow="0" w:firstColumn="1" w:lastColumn="0" w:noHBand="0" w:noVBand="1"/>
      </w:tblPr>
      <w:tblGrid>
        <w:gridCol w:w="4454"/>
      </w:tblGrid>
      <w:tr w:rsidR="005A698A" w14:paraId="57B1B6DA" w14:textId="77777777" w:rsidTr="40C1E629">
        <w:trPr>
          <w:trHeight w:val="1855"/>
        </w:trPr>
        <w:tc>
          <w:tcPr>
            <w:tcW w:w="3883" w:type="dxa"/>
          </w:tcPr>
          <w:p w14:paraId="2197CD75" w14:textId="77777777" w:rsidR="005A698A" w:rsidRPr="00E04CEC" w:rsidRDefault="005A698A" w:rsidP="005A698A">
            <w:pPr>
              <w:pStyle w:val="NormalWeb"/>
              <w:rPr>
                <w:rFonts w:eastAsia="SimSun"/>
              </w:rPr>
            </w:pPr>
            <w:r>
              <w:rPr>
                <w:noProof/>
              </w:rPr>
              <w:drawing>
                <wp:inline distT="0" distB="0" distL="0" distR="0" wp14:anchorId="235EB193" wp14:editId="3A22B5FF">
                  <wp:extent cx="2775171" cy="1066800"/>
                  <wp:effectExtent l="0" t="0" r="6350" b="0"/>
                  <wp:docPr id="2123644206" name="Picture 1" descr="A graph with lines and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2782078" cy="1069455"/>
                          </a:xfrm>
                          <a:prstGeom prst="rect">
                            <a:avLst/>
                          </a:prstGeom>
                        </pic:spPr>
                      </pic:pic>
                    </a:graphicData>
                  </a:graphic>
                </wp:inline>
              </w:drawing>
            </w:r>
          </w:p>
        </w:tc>
      </w:tr>
      <w:tr w:rsidR="005A698A" w14:paraId="161E4C38" w14:textId="77777777" w:rsidTr="40C1E629">
        <w:trPr>
          <w:trHeight w:val="164"/>
        </w:trPr>
        <w:tc>
          <w:tcPr>
            <w:tcW w:w="3883" w:type="dxa"/>
          </w:tcPr>
          <w:p w14:paraId="57C0AF9F" w14:textId="35CFE788" w:rsidR="005A698A" w:rsidRDefault="005A698A" w:rsidP="005A698A">
            <w:pPr>
              <w:spacing w:line="240" w:lineRule="exact"/>
              <w:jc w:val="both"/>
              <w:rPr>
                <w:color w:val="000000" w:themeColor="text1"/>
                <w:sz w:val="22"/>
                <w:szCs w:val="22"/>
              </w:rPr>
            </w:pPr>
            <w:bookmarkStart w:id="6" w:name="_Ref165056986"/>
            <w:r>
              <w:t xml:space="preserve">Figure </w:t>
            </w:r>
            <w:bookmarkEnd w:id="6"/>
            <w:r>
              <w:fldChar w:fldCharType="begin"/>
            </w:r>
            <w:r>
              <w:instrText xml:space="preserve"> SEQ Figure \* ARABIC </w:instrText>
            </w:r>
            <w:r>
              <w:fldChar w:fldCharType="separate"/>
            </w:r>
            <w:r w:rsidR="0004274F">
              <w:rPr>
                <w:noProof/>
              </w:rPr>
              <w:t>5</w:t>
            </w:r>
            <w:r>
              <w:fldChar w:fldCharType="end"/>
            </w:r>
            <w:r>
              <w:t xml:space="preserve">. </w:t>
            </w:r>
            <w:r w:rsidRPr="40C1E629">
              <w:rPr>
                <w:i/>
                <w:iCs/>
              </w:rPr>
              <w:t xml:space="preserve"> </w:t>
            </w:r>
            <w:r>
              <w:rPr>
                <w:color w:val="000000"/>
                <w:sz w:val="22"/>
                <w:szCs w:val="22"/>
                <w:shd w:val="clear" w:color="auto" w:fill="FFFFFF"/>
              </w:rPr>
              <w:t xml:space="preserve"> Prelab3.3.5, Magnitude of the output signal from 10Hz to 1MHz.</w:t>
            </w:r>
          </w:p>
        </w:tc>
      </w:tr>
    </w:tbl>
    <w:p w14:paraId="519476E1" w14:textId="1C984DEF" w:rsidR="00C37FCC" w:rsidRDefault="00C37FCC" w:rsidP="0053424D">
      <w:pPr>
        <w:pStyle w:val="ListParagraph"/>
        <w:spacing w:line="240" w:lineRule="exact"/>
        <w:ind w:left="540"/>
        <w:jc w:val="both"/>
        <w:rPr>
          <w:rFonts w:eastAsia="SimSun"/>
          <w:sz w:val="22"/>
          <w:szCs w:val="22"/>
          <w:lang w:eastAsia="zh-CN"/>
        </w:rPr>
      </w:pPr>
    </w:p>
    <w:tbl>
      <w:tblPr>
        <w:tblStyle w:val="TableGrid"/>
        <w:tblpPr w:leftFromText="180" w:rightFromText="180" w:vertAnchor="text" w:horzAnchor="margin" w:tblpY="-704"/>
        <w:tblW w:w="0" w:type="auto"/>
        <w:tblLook w:val="04A0" w:firstRow="1" w:lastRow="0" w:firstColumn="1" w:lastColumn="0" w:noHBand="0" w:noVBand="1"/>
      </w:tblPr>
      <w:tblGrid>
        <w:gridCol w:w="4238"/>
      </w:tblGrid>
      <w:tr w:rsidR="0004274F" w14:paraId="60A169DF" w14:textId="77777777" w:rsidTr="0004274F">
        <w:trPr>
          <w:trHeight w:val="1396"/>
        </w:trPr>
        <w:tc>
          <w:tcPr>
            <w:tcW w:w="4238" w:type="dxa"/>
          </w:tcPr>
          <w:p w14:paraId="5ACC09D0" w14:textId="77777777" w:rsidR="0004274F" w:rsidRPr="00E04CEC" w:rsidRDefault="0004274F" w:rsidP="0004274F">
            <w:pPr>
              <w:pStyle w:val="NormalWeb"/>
              <w:rPr>
                <w:rFonts w:eastAsia="SimSun"/>
              </w:rPr>
            </w:pPr>
            <w:r>
              <w:rPr>
                <w:noProof/>
              </w:rPr>
              <w:lastRenderedPageBreak/>
              <w:drawing>
                <wp:inline distT="0" distB="0" distL="0" distR="0" wp14:anchorId="4B8CBCC6" wp14:editId="7132D4C3">
                  <wp:extent cx="2554069" cy="1514475"/>
                  <wp:effectExtent l="0" t="0" r="0" b="0"/>
                  <wp:docPr id="107081352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2557147" cy="1516300"/>
                          </a:xfrm>
                          <a:prstGeom prst="rect">
                            <a:avLst/>
                          </a:prstGeom>
                        </pic:spPr>
                      </pic:pic>
                    </a:graphicData>
                  </a:graphic>
                </wp:inline>
              </w:drawing>
            </w:r>
          </w:p>
        </w:tc>
      </w:tr>
      <w:tr w:rsidR="0004274F" w14:paraId="39C4BCD3" w14:textId="77777777" w:rsidTr="0004274F">
        <w:trPr>
          <w:trHeight w:val="123"/>
        </w:trPr>
        <w:tc>
          <w:tcPr>
            <w:tcW w:w="4238" w:type="dxa"/>
          </w:tcPr>
          <w:p w14:paraId="2B676CC6" w14:textId="5C716E3F" w:rsidR="0004274F" w:rsidRDefault="0004274F" w:rsidP="0004274F">
            <w:pPr>
              <w:spacing w:line="240" w:lineRule="exact"/>
              <w:jc w:val="both"/>
              <w:rPr>
                <w:sz w:val="22"/>
                <w:szCs w:val="22"/>
              </w:rPr>
            </w:pPr>
            <w:bookmarkStart w:id="7" w:name="_Ref165056994"/>
            <w:r>
              <w:t xml:space="preserve">Figure </w:t>
            </w:r>
            <w:r>
              <w:fldChar w:fldCharType="begin"/>
            </w:r>
            <w:r>
              <w:instrText xml:space="preserve"> SEQ Figure \* ARABIC </w:instrText>
            </w:r>
            <w:r>
              <w:fldChar w:fldCharType="separate"/>
            </w:r>
            <w:r>
              <w:rPr>
                <w:noProof/>
              </w:rPr>
              <w:t>6</w:t>
            </w:r>
            <w:r>
              <w:fldChar w:fldCharType="end"/>
            </w:r>
            <w:bookmarkEnd w:id="7"/>
            <w:r>
              <w:t xml:space="preserve">. </w:t>
            </w:r>
            <w:r>
              <w:rPr>
                <w:i/>
                <w:iCs/>
              </w:rPr>
              <w:t xml:space="preserve"> </w:t>
            </w:r>
            <w:r>
              <w:rPr>
                <w:sz w:val="22"/>
                <w:szCs w:val="22"/>
              </w:rPr>
              <w:t xml:space="preserve"> The experiment output signal from 10Hz to 1MHz, based one Table 1.</w:t>
            </w:r>
          </w:p>
        </w:tc>
      </w:tr>
    </w:tbl>
    <w:p w14:paraId="2BB45EE7" w14:textId="77777777" w:rsidR="0099192F" w:rsidRDefault="0099192F" w:rsidP="005A698A">
      <w:pPr>
        <w:spacing w:line="240" w:lineRule="exact"/>
        <w:ind w:left="180"/>
        <w:jc w:val="both"/>
        <w:rPr>
          <w:rFonts w:eastAsia="SimSun"/>
          <w:sz w:val="22"/>
          <w:szCs w:val="22"/>
          <w:lang w:eastAsia="zh-CN"/>
        </w:rPr>
      </w:pPr>
    </w:p>
    <w:p w14:paraId="120E654F" w14:textId="1FFD9B34" w:rsidR="00515624" w:rsidRPr="00276149" w:rsidRDefault="005A698A" w:rsidP="00973372">
      <w:pPr>
        <w:spacing w:line="240" w:lineRule="exact"/>
        <w:ind w:left="180"/>
        <w:jc w:val="both"/>
        <w:rPr>
          <w:rFonts w:eastAsia="SimSun"/>
          <w:sz w:val="22"/>
          <w:szCs w:val="22"/>
          <w:lang w:eastAsia="zh-CN"/>
        </w:rPr>
      </w:pPr>
      <w:r>
        <w:rPr>
          <w:rFonts w:eastAsia="SimSun"/>
          <w:sz w:val="22"/>
          <w:szCs w:val="22"/>
          <w:lang w:eastAsia="zh-CN"/>
        </w:rPr>
        <w:t>Next, a</w:t>
      </w:r>
      <w:r w:rsidR="00505320">
        <w:rPr>
          <w:rFonts w:eastAsia="SimSun"/>
          <w:sz w:val="22"/>
          <w:szCs w:val="22"/>
          <w:lang w:eastAsia="zh-CN"/>
        </w:rPr>
        <w:t>n</w:t>
      </w:r>
      <w:r w:rsidR="007B6B78">
        <w:rPr>
          <w:rFonts w:eastAsia="SimSun"/>
          <w:sz w:val="22"/>
          <w:szCs w:val="22"/>
          <w:lang w:eastAsia="zh-CN"/>
        </w:rPr>
        <w:t xml:space="preserve"> </w:t>
      </w:r>
      <w:r w:rsidR="0052196D">
        <w:rPr>
          <w:rFonts w:eastAsia="SimSun"/>
          <w:sz w:val="22"/>
          <w:szCs w:val="22"/>
          <w:lang w:eastAsia="zh-CN"/>
        </w:rPr>
        <w:t xml:space="preserve">audio signal was </w:t>
      </w:r>
      <w:r w:rsidR="00CD2421">
        <w:rPr>
          <w:rFonts w:eastAsia="SimSun"/>
          <w:sz w:val="22"/>
          <w:szCs w:val="22"/>
          <w:lang w:eastAsia="zh-CN"/>
        </w:rPr>
        <w:t>used as an input signal to V1, V2, and V3</w:t>
      </w:r>
      <w:r w:rsidR="00CF72F9">
        <w:rPr>
          <w:rFonts w:eastAsia="SimSun"/>
          <w:sz w:val="22"/>
          <w:szCs w:val="22"/>
          <w:lang w:eastAsia="zh-CN"/>
        </w:rPr>
        <w:t xml:space="preserve">. A speaker was connected to </w:t>
      </w:r>
      <w:proofErr w:type="spellStart"/>
      <w:r w:rsidR="00CF72F9">
        <w:rPr>
          <w:rFonts w:eastAsia="SimSun"/>
          <w:sz w:val="22"/>
          <w:szCs w:val="22"/>
          <w:lang w:eastAsia="zh-CN"/>
        </w:rPr>
        <w:t>V</w:t>
      </w:r>
      <w:r w:rsidR="00795FD7">
        <w:rPr>
          <w:rFonts w:eastAsia="SimSun"/>
          <w:sz w:val="22"/>
          <w:szCs w:val="22"/>
          <w:vertAlign w:val="subscript"/>
          <w:lang w:eastAsia="zh-CN"/>
        </w:rPr>
        <w:t>out</w:t>
      </w:r>
      <w:proofErr w:type="spellEnd"/>
      <w:r w:rsidR="00CF72F9">
        <w:rPr>
          <w:rFonts w:eastAsia="SimSun"/>
          <w:sz w:val="22"/>
          <w:szCs w:val="22"/>
          <w:lang w:eastAsia="zh-CN"/>
        </w:rPr>
        <w:t xml:space="preserve"> to play the audio sound</w:t>
      </w:r>
      <w:r w:rsidR="00C90790">
        <w:rPr>
          <w:rFonts w:eastAsia="SimSun"/>
          <w:sz w:val="22"/>
          <w:szCs w:val="22"/>
          <w:lang w:eastAsia="zh-CN"/>
        </w:rPr>
        <w:t xml:space="preserve">. The output signal voltage from the scope display is shown in </w:t>
      </w:r>
      <w:r w:rsidR="0019168C">
        <w:rPr>
          <w:rFonts w:eastAsia="SimSun"/>
          <w:sz w:val="22"/>
          <w:szCs w:val="22"/>
          <w:lang w:eastAsia="zh-CN"/>
        </w:rPr>
        <w:t>Figure 7</w:t>
      </w:r>
      <w:r w:rsidR="00C90790">
        <w:rPr>
          <w:rFonts w:eastAsia="SimSun"/>
          <w:sz w:val="22"/>
          <w:szCs w:val="22"/>
          <w:lang w:eastAsia="zh-CN"/>
        </w:rPr>
        <w:t>.</w:t>
      </w:r>
    </w:p>
    <w:p w14:paraId="233EA144" w14:textId="026AFD7C" w:rsidR="003969FB" w:rsidRPr="00294467" w:rsidRDefault="003969FB" w:rsidP="00505320">
      <w:pPr>
        <w:pStyle w:val="ListParagraph"/>
        <w:spacing w:line="240" w:lineRule="exact"/>
        <w:ind w:left="540"/>
        <w:jc w:val="both"/>
        <w:rPr>
          <w:rFonts w:eastAsia="SimSun"/>
          <w:sz w:val="22"/>
          <w:szCs w:val="22"/>
          <w:lang w:eastAsia="zh-CN"/>
        </w:rPr>
      </w:pPr>
    </w:p>
    <w:p w14:paraId="67A67DA8" w14:textId="7EED3A06" w:rsidR="00115256" w:rsidRDefault="008045F5" w:rsidP="00F2740B">
      <w:pPr>
        <w:pStyle w:val="ListParagraph"/>
        <w:numPr>
          <w:ilvl w:val="0"/>
          <w:numId w:val="6"/>
        </w:numPr>
        <w:spacing w:line="240" w:lineRule="exact"/>
        <w:jc w:val="both"/>
        <w:rPr>
          <w:rFonts w:eastAsia="SimSun"/>
          <w:sz w:val="22"/>
          <w:szCs w:val="22"/>
          <w:lang w:eastAsia="zh-CN"/>
        </w:rPr>
      </w:pPr>
      <w:r>
        <w:rPr>
          <w:rFonts w:eastAsia="SimSun"/>
          <w:sz w:val="22"/>
          <w:szCs w:val="22"/>
          <w:lang w:eastAsia="zh-CN"/>
        </w:rPr>
        <w:t>According to</w:t>
      </w:r>
      <w:r w:rsidR="005A698A">
        <w:rPr>
          <w:rFonts w:eastAsia="SimSun"/>
          <w:sz w:val="22"/>
          <w:szCs w:val="22"/>
          <w:lang w:eastAsia="zh-CN"/>
        </w:rPr>
        <w:t xml:space="preserve"> </w:t>
      </w:r>
      <w:r w:rsidR="005A698A">
        <w:rPr>
          <w:rFonts w:eastAsia="SimSun"/>
          <w:sz w:val="22"/>
          <w:szCs w:val="22"/>
          <w:lang w:eastAsia="zh-CN"/>
        </w:rPr>
        <w:fldChar w:fldCharType="begin"/>
      </w:r>
      <w:r w:rsidR="005A698A">
        <w:rPr>
          <w:rFonts w:eastAsia="SimSun"/>
          <w:sz w:val="22"/>
          <w:szCs w:val="22"/>
          <w:lang w:eastAsia="zh-CN"/>
        </w:rPr>
        <w:instrText xml:space="preserve"> REF _Ref165056297 \h </w:instrText>
      </w:r>
      <w:r w:rsidR="005A698A">
        <w:rPr>
          <w:rFonts w:eastAsia="SimSun"/>
          <w:sz w:val="22"/>
          <w:szCs w:val="22"/>
          <w:lang w:eastAsia="zh-CN"/>
        </w:rPr>
      </w:r>
      <w:r w:rsidR="005A698A">
        <w:rPr>
          <w:rFonts w:eastAsia="SimSun"/>
          <w:sz w:val="22"/>
          <w:szCs w:val="22"/>
          <w:lang w:eastAsia="zh-CN"/>
        </w:rPr>
        <w:fldChar w:fldCharType="separate"/>
      </w:r>
      <w:r w:rsidR="005A698A">
        <w:t xml:space="preserve">Figure </w:t>
      </w:r>
      <w:r w:rsidR="005A698A">
        <w:rPr>
          <w:noProof/>
        </w:rPr>
        <w:t>6</w:t>
      </w:r>
      <w:r w:rsidR="005A698A">
        <w:rPr>
          <w:rFonts w:eastAsia="SimSun"/>
          <w:sz w:val="22"/>
          <w:szCs w:val="22"/>
          <w:lang w:eastAsia="zh-CN"/>
        </w:rPr>
        <w:fldChar w:fldCharType="end"/>
      </w:r>
      <w:r>
        <w:rPr>
          <w:rFonts w:eastAsia="SimSun"/>
          <w:sz w:val="22"/>
          <w:szCs w:val="22"/>
          <w:lang w:eastAsia="zh-CN"/>
        </w:rPr>
        <w:t xml:space="preserve"> </w:t>
      </w:r>
      <w:del w:id="8" w:author="Microsoft Word" w:date="2024-04-26T21:14:00Z">
        <w:r w:rsidR="00505320">
          <w:rPr>
            <w:rFonts w:eastAsia="SimSun"/>
            <w:sz w:val="22"/>
            <w:szCs w:val="22"/>
            <w:lang w:eastAsia="zh-CN"/>
          </w:rPr>
          <w:fldChar w:fldCharType="begin"/>
        </w:r>
        <w:r w:rsidR="00505320">
          <w:rPr>
            <w:rFonts w:eastAsia="SimSun"/>
            <w:sz w:val="22"/>
            <w:szCs w:val="22"/>
            <w:lang w:eastAsia="zh-CN"/>
          </w:rPr>
          <w:delInstrText xml:space="preserve"> REF _Ref165056297 \h </w:delInstrText>
        </w:r>
        <w:r w:rsidR="00505320">
          <w:rPr>
            <w:rFonts w:eastAsia="SimSun"/>
            <w:sz w:val="22"/>
            <w:szCs w:val="22"/>
            <w:lang w:eastAsia="zh-CN"/>
          </w:rPr>
        </w:r>
        <w:r w:rsidR="00505320">
          <w:rPr>
            <w:rFonts w:eastAsia="SimSun"/>
            <w:sz w:val="22"/>
            <w:szCs w:val="22"/>
            <w:lang w:eastAsia="zh-CN"/>
          </w:rPr>
          <w:fldChar w:fldCharType="separate"/>
        </w:r>
      </w:del>
      <w:r w:rsidR="00505320">
        <w:t xml:space="preserve">Figure </w:t>
      </w:r>
      <w:del w:id="9" w:author="Microsoft Word" w:date="2024-04-26T21:14:00Z">
        <w:r w:rsidR="00505320">
          <w:rPr>
            <w:rFonts w:eastAsia="SimSun"/>
            <w:sz w:val="22"/>
            <w:szCs w:val="22"/>
            <w:lang w:eastAsia="zh-CN"/>
          </w:rPr>
          <w:fldChar w:fldCharType="end"/>
        </w:r>
      </w:del>
      <w:r>
        <w:rPr>
          <w:rFonts w:eastAsia="SimSun"/>
          <w:sz w:val="22"/>
          <w:szCs w:val="22"/>
          <w:lang w:eastAsia="zh-CN"/>
        </w:rPr>
        <w:t xml:space="preserve">, the </w:t>
      </w:r>
      <w:r w:rsidR="00147496">
        <w:rPr>
          <w:rFonts w:eastAsia="SimSun"/>
          <w:sz w:val="22"/>
          <w:szCs w:val="22"/>
          <w:lang w:eastAsia="zh-CN"/>
        </w:rPr>
        <w:t xml:space="preserve">waveform of the </w:t>
      </w:r>
      <w:r>
        <w:rPr>
          <w:rFonts w:eastAsia="SimSun"/>
          <w:sz w:val="22"/>
          <w:szCs w:val="22"/>
          <w:lang w:eastAsia="zh-CN"/>
        </w:rPr>
        <w:t xml:space="preserve">output voltage </w:t>
      </w:r>
      <w:r w:rsidR="00147496">
        <w:rPr>
          <w:rFonts w:eastAsia="SimSun"/>
          <w:sz w:val="22"/>
          <w:szCs w:val="22"/>
          <w:lang w:eastAsia="zh-CN"/>
        </w:rPr>
        <w:t xml:space="preserve">isn’t </w:t>
      </w:r>
      <w:r w:rsidR="00EC68BF">
        <w:rPr>
          <w:rFonts w:eastAsia="SimSun"/>
          <w:sz w:val="22"/>
          <w:szCs w:val="22"/>
          <w:lang w:eastAsia="zh-CN"/>
        </w:rPr>
        <w:t>a pure sinusoidal w</w:t>
      </w:r>
      <w:r w:rsidR="00127F35">
        <w:rPr>
          <w:rFonts w:eastAsia="SimSun"/>
          <w:sz w:val="22"/>
          <w:szCs w:val="22"/>
          <w:lang w:eastAsia="zh-CN"/>
        </w:rPr>
        <w:t>aveform</w:t>
      </w:r>
      <w:r w:rsidR="00787345">
        <w:rPr>
          <w:rFonts w:eastAsia="SimSun"/>
          <w:sz w:val="22"/>
          <w:szCs w:val="22"/>
          <w:lang w:eastAsia="zh-CN"/>
        </w:rPr>
        <w:t>.</w:t>
      </w:r>
      <w:r w:rsidR="009B7935">
        <w:rPr>
          <w:rFonts w:eastAsia="SimSun"/>
          <w:sz w:val="22"/>
          <w:szCs w:val="22"/>
          <w:lang w:eastAsia="zh-CN"/>
        </w:rPr>
        <w:t xml:space="preserve"> </w:t>
      </w:r>
      <w:r w:rsidR="001652CB">
        <w:rPr>
          <w:rFonts w:eastAsia="SimSun"/>
          <w:sz w:val="22"/>
          <w:szCs w:val="22"/>
          <w:lang w:eastAsia="zh-CN"/>
        </w:rPr>
        <w:t xml:space="preserve">Because of this, a 1 kHz signal was tested, causing a sharp high-pitched </w:t>
      </w:r>
      <w:r w:rsidR="00E74917">
        <w:rPr>
          <w:rFonts w:eastAsia="SimSun"/>
          <w:sz w:val="22"/>
          <w:szCs w:val="22"/>
          <w:lang w:eastAsia="zh-CN"/>
        </w:rPr>
        <w:t xml:space="preserve">ring to </w:t>
      </w:r>
      <w:r w:rsidR="001B506E">
        <w:rPr>
          <w:rFonts w:eastAsia="SimSun"/>
          <w:sz w:val="22"/>
          <w:szCs w:val="22"/>
          <w:lang w:eastAsia="zh-CN"/>
        </w:rPr>
        <w:t xml:space="preserve">emit from the speaker. The </w:t>
      </w:r>
      <w:r w:rsidR="00117B86">
        <w:rPr>
          <w:rFonts w:eastAsia="SimSun"/>
          <w:sz w:val="22"/>
          <w:szCs w:val="22"/>
          <w:lang w:eastAsia="zh-CN"/>
        </w:rPr>
        <w:t xml:space="preserve">subsequent waveform was sinusoidal. </w:t>
      </w:r>
    </w:p>
    <w:tbl>
      <w:tblPr>
        <w:tblStyle w:val="TableGrid"/>
        <w:tblpPr w:leftFromText="180" w:rightFromText="180" w:vertAnchor="page" w:horzAnchor="margin" w:tblpY="6571"/>
        <w:tblW w:w="0" w:type="auto"/>
        <w:tblLook w:val="04A0" w:firstRow="1" w:lastRow="0" w:firstColumn="1" w:lastColumn="0" w:noHBand="0" w:noVBand="1"/>
      </w:tblPr>
      <w:tblGrid>
        <w:gridCol w:w="3375"/>
      </w:tblGrid>
      <w:tr w:rsidR="0004274F" w14:paraId="78D462C3" w14:textId="77777777" w:rsidTr="0004274F">
        <w:trPr>
          <w:trHeight w:val="1855"/>
        </w:trPr>
        <w:tc>
          <w:tcPr>
            <w:tcW w:w="3375" w:type="dxa"/>
          </w:tcPr>
          <w:p w14:paraId="49DE8656" w14:textId="77777777" w:rsidR="0004274F" w:rsidRPr="00E04CEC" w:rsidRDefault="0004274F" w:rsidP="0004274F">
            <w:pPr>
              <w:pStyle w:val="NormalWeb"/>
              <w:rPr>
                <w:rFonts w:eastAsia="SimSun"/>
              </w:rPr>
            </w:pPr>
            <w:r>
              <w:rPr>
                <w:noProof/>
              </w:rPr>
              <w:drawing>
                <wp:inline distT="0" distB="0" distL="0" distR="0" wp14:anchorId="7636D45F" wp14:editId="307E35C7">
                  <wp:extent cx="2006599" cy="1504950"/>
                  <wp:effectExtent l="0" t="0" r="0" b="0"/>
                  <wp:docPr id="1497010102" name="Picture 1" descr="A black electronic devic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2006599" cy="1504950"/>
                          </a:xfrm>
                          <a:prstGeom prst="rect">
                            <a:avLst/>
                          </a:prstGeom>
                        </pic:spPr>
                      </pic:pic>
                    </a:graphicData>
                  </a:graphic>
                </wp:inline>
              </w:drawing>
            </w:r>
          </w:p>
        </w:tc>
      </w:tr>
      <w:tr w:rsidR="0004274F" w14:paraId="04CE3794" w14:textId="77777777" w:rsidTr="0004274F">
        <w:trPr>
          <w:trHeight w:val="164"/>
        </w:trPr>
        <w:tc>
          <w:tcPr>
            <w:tcW w:w="3375" w:type="dxa"/>
          </w:tcPr>
          <w:p w14:paraId="06DDC4A9" w14:textId="7B9271FA" w:rsidR="0004274F" w:rsidRDefault="0004274F" w:rsidP="0004274F">
            <w:pPr>
              <w:spacing w:line="240" w:lineRule="exact"/>
              <w:jc w:val="both"/>
              <w:rPr>
                <w:i/>
              </w:rPr>
            </w:pPr>
            <w:bookmarkStart w:id="10" w:name="_Ref165056297"/>
            <w:r>
              <w:t xml:space="preserve">Figure </w:t>
            </w:r>
            <w:bookmarkEnd w:id="10"/>
            <w:r w:rsidR="00F71A70">
              <w:t>7</w:t>
            </w:r>
            <w:r>
              <w:t xml:space="preserve">. </w:t>
            </w:r>
            <w:r>
              <w:rPr>
                <w:i/>
                <w:iCs/>
              </w:rPr>
              <w:t xml:space="preserve"> Output voltage (yellow) when a song is played</w:t>
            </w:r>
          </w:p>
        </w:tc>
      </w:tr>
    </w:tbl>
    <w:p w14:paraId="01E41122" w14:textId="581A7D3B" w:rsidR="00F00E12" w:rsidRPr="00F2740B" w:rsidRDefault="00D31CFB" w:rsidP="00F2740B">
      <w:pPr>
        <w:pStyle w:val="ListParagraph"/>
        <w:numPr>
          <w:ilvl w:val="0"/>
          <w:numId w:val="6"/>
        </w:numPr>
        <w:spacing w:line="240" w:lineRule="exact"/>
        <w:jc w:val="both"/>
        <w:rPr>
          <w:rFonts w:eastAsia="SimSun"/>
          <w:sz w:val="22"/>
          <w:szCs w:val="22"/>
          <w:lang w:eastAsia="zh-CN"/>
        </w:rPr>
      </w:pPr>
      <w:r>
        <w:rPr>
          <w:rFonts w:eastAsia="SimSun"/>
          <w:sz w:val="22"/>
          <w:szCs w:val="22"/>
          <w:lang w:eastAsia="zh-CN"/>
        </w:rPr>
        <w:t xml:space="preserve">The potentiometers that were part of the “input” signals </w:t>
      </w:r>
      <w:r w:rsidR="00F419BC">
        <w:rPr>
          <w:rFonts w:eastAsia="SimSun"/>
          <w:sz w:val="22"/>
          <w:szCs w:val="22"/>
          <w:lang w:eastAsia="zh-CN"/>
        </w:rPr>
        <w:t xml:space="preserve">controlled their respective </w:t>
      </w:r>
      <w:r w:rsidR="00E0532D">
        <w:rPr>
          <w:rFonts w:eastAsia="SimSun"/>
          <w:sz w:val="22"/>
          <w:szCs w:val="22"/>
          <w:lang w:eastAsia="zh-CN"/>
        </w:rPr>
        <w:t>channel’s input gain</w:t>
      </w:r>
      <w:r w:rsidR="001C14B0">
        <w:rPr>
          <w:rFonts w:eastAsia="SimSun"/>
          <w:sz w:val="22"/>
          <w:szCs w:val="22"/>
          <w:lang w:eastAsia="zh-CN"/>
        </w:rPr>
        <w:t>.</w:t>
      </w:r>
      <w:r w:rsidR="000479F0">
        <w:rPr>
          <w:rFonts w:eastAsia="SimSun"/>
          <w:sz w:val="22"/>
          <w:szCs w:val="22"/>
          <w:lang w:eastAsia="zh-CN"/>
        </w:rPr>
        <w:t xml:space="preserve"> This meant that adjusting the resistances for a given channel affected the sound coming from that specific channe</w:t>
      </w:r>
      <w:r w:rsidR="008461F8">
        <w:rPr>
          <w:rFonts w:eastAsia="SimSun"/>
          <w:sz w:val="22"/>
          <w:szCs w:val="22"/>
          <w:lang w:eastAsia="zh-CN"/>
        </w:rPr>
        <w:t xml:space="preserve">l, </w:t>
      </w:r>
      <w:r w:rsidR="00312FD6">
        <w:rPr>
          <w:rFonts w:eastAsia="SimSun"/>
          <w:sz w:val="22"/>
          <w:szCs w:val="22"/>
          <w:lang w:eastAsia="zh-CN"/>
        </w:rPr>
        <w:t xml:space="preserve">the other channels would be unaffected. </w:t>
      </w:r>
      <w:r w:rsidR="00B45AED">
        <w:rPr>
          <w:rFonts w:eastAsia="SimSun"/>
          <w:sz w:val="22"/>
          <w:szCs w:val="22"/>
          <w:lang w:eastAsia="zh-CN"/>
        </w:rPr>
        <w:t xml:space="preserve"> </w:t>
      </w:r>
      <w:r w:rsidR="00312FD6">
        <w:rPr>
          <w:rFonts w:eastAsia="SimSun"/>
          <w:sz w:val="22"/>
          <w:szCs w:val="22"/>
          <w:lang w:eastAsia="zh-CN"/>
        </w:rPr>
        <w:t>T</w:t>
      </w:r>
      <w:r w:rsidR="004C2F0A">
        <w:rPr>
          <w:rFonts w:eastAsia="SimSun"/>
          <w:sz w:val="22"/>
          <w:szCs w:val="22"/>
          <w:lang w:eastAsia="zh-CN"/>
        </w:rPr>
        <w:t>h</w:t>
      </w:r>
      <w:r w:rsidR="00610449">
        <w:rPr>
          <w:rFonts w:eastAsia="SimSun"/>
          <w:sz w:val="22"/>
          <w:szCs w:val="22"/>
          <w:lang w:eastAsia="zh-CN"/>
        </w:rPr>
        <w:t xml:space="preserve">e </w:t>
      </w:r>
      <w:r w:rsidR="004C2F0A">
        <w:rPr>
          <w:rFonts w:eastAsia="SimSun"/>
          <w:sz w:val="22"/>
          <w:szCs w:val="22"/>
          <w:lang w:eastAsia="zh-CN"/>
        </w:rPr>
        <w:t>pote</w:t>
      </w:r>
      <w:r w:rsidR="00EC703F">
        <w:rPr>
          <w:rFonts w:eastAsia="SimSun"/>
          <w:sz w:val="22"/>
          <w:szCs w:val="22"/>
          <w:lang w:eastAsia="zh-CN"/>
        </w:rPr>
        <w:t xml:space="preserve">ntiometer </w:t>
      </w:r>
      <w:r w:rsidR="00610449">
        <w:rPr>
          <w:rFonts w:eastAsia="SimSun"/>
          <w:sz w:val="22"/>
          <w:szCs w:val="22"/>
          <w:lang w:eastAsia="zh-CN"/>
        </w:rPr>
        <w:t xml:space="preserve">that was Rf </w:t>
      </w:r>
      <w:r w:rsidR="00F430D2">
        <w:rPr>
          <w:rFonts w:eastAsia="SimSun"/>
          <w:sz w:val="22"/>
          <w:szCs w:val="22"/>
          <w:lang w:eastAsia="zh-CN"/>
        </w:rPr>
        <w:t xml:space="preserve">controlled the overall volume of the </w:t>
      </w:r>
      <w:r w:rsidR="0019129C">
        <w:rPr>
          <w:rFonts w:eastAsia="SimSun"/>
          <w:sz w:val="22"/>
          <w:szCs w:val="22"/>
          <w:lang w:eastAsia="zh-CN"/>
        </w:rPr>
        <w:t>sound being displayed.</w:t>
      </w:r>
      <w:r w:rsidR="00E13F07">
        <w:rPr>
          <w:rFonts w:eastAsia="SimSun"/>
          <w:sz w:val="22"/>
          <w:szCs w:val="22"/>
          <w:lang w:eastAsia="zh-CN"/>
        </w:rPr>
        <w:t xml:space="preserve"> </w:t>
      </w:r>
      <w:r w:rsidR="008F7242">
        <w:rPr>
          <w:rFonts w:eastAsia="SimSun"/>
          <w:sz w:val="22"/>
          <w:szCs w:val="22"/>
          <w:lang w:eastAsia="zh-CN"/>
        </w:rPr>
        <w:t xml:space="preserve">As the resistance lowers, the sound will get louder, and </w:t>
      </w:r>
      <w:r w:rsidR="00312FD6">
        <w:rPr>
          <w:rFonts w:eastAsia="SimSun"/>
          <w:sz w:val="22"/>
          <w:szCs w:val="22"/>
          <w:lang w:eastAsia="zh-CN"/>
        </w:rPr>
        <w:t>vice versa</w:t>
      </w:r>
      <w:r w:rsidR="008F7242">
        <w:rPr>
          <w:rFonts w:eastAsia="SimSun"/>
          <w:sz w:val="22"/>
          <w:szCs w:val="22"/>
          <w:lang w:eastAsia="zh-CN"/>
        </w:rPr>
        <w:t xml:space="preserve">. </w:t>
      </w:r>
    </w:p>
    <w:p w14:paraId="6094E89F" w14:textId="71D25AA9" w:rsidR="00C46CD8" w:rsidRPr="00D949DC" w:rsidRDefault="00DE69C3" w:rsidP="00D949DC">
      <w:pPr>
        <w:pStyle w:val="Heading3"/>
      </w:pPr>
      <w:r w:rsidRPr="00D949DC">
        <w:t>I</w:t>
      </w:r>
      <w:r w:rsidR="00AD0496" w:rsidRPr="00D949DC">
        <w:rPr>
          <w:b/>
          <w:caps/>
        </w:rPr>
        <w:fldChar w:fldCharType="begin"/>
      </w:r>
      <w:r w:rsidR="00AD0496" w:rsidRPr="00D949DC">
        <w:instrText xml:space="preserve"> = 5 \* ROMAN </w:instrText>
      </w:r>
      <w:r w:rsidR="00AD0496" w:rsidRPr="00D949DC">
        <w:rPr>
          <w:b/>
          <w:caps/>
        </w:rPr>
        <w:fldChar w:fldCharType="separate"/>
      </w:r>
      <w:r w:rsidR="00AD0496" w:rsidRPr="00D949DC">
        <w:t>V</w:t>
      </w:r>
      <w:r w:rsidR="00AD0496" w:rsidRPr="00D949DC">
        <w:rPr>
          <w:b/>
          <w:caps/>
        </w:rPr>
        <w:fldChar w:fldCharType="end"/>
      </w:r>
      <w:r w:rsidR="00AD0496" w:rsidRPr="00D949DC">
        <w:t>. Conclusions</w:t>
      </w:r>
    </w:p>
    <w:p w14:paraId="2A18B600" w14:textId="45A49750" w:rsidR="00C35518" w:rsidRDefault="00C35518" w:rsidP="00C35518">
      <w:pPr>
        <w:ind w:firstLine="720"/>
        <w:rPr>
          <w:sz w:val="22"/>
          <w:szCs w:val="22"/>
          <w:lang w:eastAsia="zh-CN"/>
        </w:rPr>
      </w:pPr>
      <w:r w:rsidRPr="00900C51">
        <w:rPr>
          <w:sz w:val="22"/>
          <w:szCs w:val="22"/>
          <w:lang w:eastAsia="zh-CN"/>
        </w:rPr>
        <w:t>Th</w:t>
      </w:r>
      <w:r>
        <w:rPr>
          <w:sz w:val="22"/>
          <w:szCs w:val="22"/>
          <w:lang w:eastAsia="zh-CN"/>
        </w:rPr>
        <w:t>is</w:t>
      </w:r>
      <w:r w:rsidRPr="00900C51">
        <w:rPr>
          <w:sz w:val="22"/>
          <w:szCs w:val="22"/>
          <w:lang w:eastAsia="zh-CN"/>
        </w:rPr>
        <w:t xml:space="preserve"> lab successfully dem</w:t>
      </w:r>
      <w:r>
        <w:rPr>
          <w:sz w:val="22"/>
          <w:szCs w:val="22"/>
          <w:lang w:eastAsia="zh-CN"/>
        </w:rPr>
        <w:t xml:space="preserve">onstrated the operational characteristics and the applications of op-amps construction and testing of a voltage follower and a summing amplifier. These are critical components for the design and implementation of an audio mixer. </w:t>
      </w:r>
    </w:p>
    <w:p w14:paraId="1243DBC6" w14:textId="484D58C0" w:rsidR="0018368E" w:rsidRDefault="00C35518" w:rsidP="00C35518">
      <w:pPr>
        <w:rPr>
          <w:sz w:val="22"/>
          <w:szCs w:val="22"/>
          <w:lang w:eastAsia="zh-CN"/>
        </w:rPr>
      </w:pPr>
      <w:r>
        <w:rPr>
          <w:rFonts w:hint="eastAsia"/>
          <w:sz w:val="22"/>
          <w:szCs w:val="22"/>
          <w:lang w:eastAsia="zh-CN"/>
        </w:rPr>
        <w:t>The</w:t>
      </w:r>
      <w:r>
        <w:rPr>
          <w:sz w:val="22"/>
          <w:szCs w:val="22"/>
          <w:lang w:eastAsia="zh-CN"/>
        </w:rPr>
        <w:t xml:space="preserve"> experimental </w:t>
      </w:r>
      <w:r w:rsidR="00AC1613">
        <w:rPr>
          <w:sz w:val="22"/>
          <w:szCs w:val="22"/>
          <w:lang w:eastAsia="zh-CN"/>
        </w:rPr>
        <w:t>results</w:t>
      </w:r>
      <w:r>
        <w:rPr>
          <w:sz w:val="22"/>
          <w:szCs w:val="22"/>
          <w:lang w:eastAsia="zh-CN"/>
        </w:rPr>
        <w:t xml:space="preserve"> confirmed the theoretical predictions for both the voltage follower and summing amplifier circuits. </w:t>
      </w:r>
    </w:p>
    <w:p w14:paraId="1B487E29" w14:textId="77777777" w:rsidR="0018368E" w:rsidRDefault="0018368E" w:rsidP="00C35518">
      <w:pPr>
        <w:rPr>
          <w:sz w:val="22"/>
          <w:szCs w:val="22"/>
          <w:lang w:eastAsia="zh-CN"/>
        </w:rPr>
      </w:pPr>
    </w:p>
    <w:p w14:paraId="110AE15D" w14:textId="242B3889" w:rsidR="00C35518" w:rsidRDefault="00C35518" w:rsidP="00C35518">
      <w:pPr>
        <w:rPr>
          <w:rFonts w:eastAsia="SimSun"/>
          <w:sz w:val="22"/>
          <w:szCs w:val="22"/>
          <w:lang w:eastAsia="zh-CN"/>
        </w:rPr>
      </w:pPr>
      <w:r>
        <w:rPr>
          <w:sz w:val="22"/>
          <w:szCs w:val="22"/>
          <w:lang w:eastAsia="zh-CN"/>
        </w:rPr>
        <w:t xml:space="preserve">Measurements such as slew rate and voltage gain were closely aligned with expected values. For example, the voltage follower exhibited a slew rate of </w:t>
      </w:r>
      <w:r>
        <w:rPr>
          <w:rFonts w:eastAsia="SimSun"/>
          <w:sz w:val="22"/>
          <w:szCs w:val="22"/>
          <w:lang w:eastAsia="zh-CN"/>
        </w:rPr>
        <w:t>0.752 V/</w:t>
      </w:r>
      <w:proofErr w:type="spellStart"/>
      <w:r w:rsidRPr="00F90E2B">
        <w:rPr>
          <w:rFonts w:eastAsia="SimSun"/>
          <w:sz w:val="22"/>
          <w:szCs w:val="22"/>
          <w:lang w:eastAsia="zh-CN"/>
        </w:rPr>
        <w:t>μ</w:t>
      </w:r>
      <w:r>
        <w:rPr>
          <w:rFonts w:eastAsia="SimSun"/>
          <w:sz w:val="22"/>
          <w:szCs w:val="22"/>
          <w:lang w:eastAsia="zh-CN"/>
        </w:rPr>
        <w:t>s</w:t>
      </w:r>
      <w:proofErr w:type="spellEnd"/>
      <w:r>
        <w:rPr>
          <w:rFonts w:eastAsia="SimSun"/>
          <w:sz w:val="22"/>
          <w:szCs w:val="22"/>
          <w:lang w:eastAsia="zh-CN"/>
        </w:rPr>
        <w:t xml:space="preserve">, which is closely approximating the datasheet value, thereby </w:t>
      </w:r>
      <w:r w:rsidR="00AC1613">
        <w:rPr>
          <w:rFonts w:eastAsia="SimSun"/>
          <w:sz w:val="22"/>
          <w:szCs w:val="22"/>
          <w:lang w:eastAsia="zh-CN"/>
        </w:rPr>
        <w:t>verifying</w:t>
      </w:r>
      <w:r>
        <w:rPr>
          <w:rFonts w:eastAsia="SimSun"/>
          <w:sz w:val="22"/>
          <w:szCs w:val="22"/>
          <w:lang w:eastAsia="zh-CN"/>
        </w:rPr>
        <w:t xml:space="preserve"> our setup. </w:t>
      </w:r>
    </w:p>
    <w:p w14:paraId="69746B93" w14:textId="77777777" w:rsidR="00C35518" w:rsidRDefault="00C35518" w:rsidP="00C35518">
      <w:pPr>
        <w:rPr>
          <w:sz w:val="22"/>
          <w:szCs w:val="22"/>
          <w:lang w:eastAsia="zh-CN"/>
        </w:rPr>
      </w:pPr>
      <w:r>
        <w:rPr>
          <w:rFonts w:eastAsia="SimSun"/>
          <w:sz w:val="22"/>
          <w:szCs w:val="22"/>
          <w:lang w:eastAsia="zh-CN"/>
        </w:rPr>
        <w:t xml:space="preserve">Key observations included a gain of 1 at a low frequency of 10 Hz, with the voltage gain halving at a significantly high frequency of 1700 kHz, slightly differing from the predicted 2290 kHz in SPICE model. </w:t>
      </w:r>
    </w:p>
    <w:p w14:paraId="579B51A3" w14:textId="77777777" w:rsidR="0018368E" w:rsidRDefault="0018368E" w:rsidP="00C35518">
      <w:pPr>
        <w:rPr>
          <w:sz w:val="22"/>
          <w:szCs w:val="22"/>
          <w:lang w:eastAsia="zh-CN"/>
        </w:rPr>
      </w:pPr>
    </w:p>
    <w:p w14:paraId="324FC87C" w14:textId="77777777" w:rsidR="00C35518" w:rsidRDefault="00C35518" w:rsidP="00C35518">
      <w:pPr>
        <w:rPr>
          <w:sz w:val="22"/>
          <w:szCs w:val="22"/>
          <w:lang w:eastAsia="zh-CN"/>
        </w:rPr>
      </w:pPr>
      <w:r>
        <w:rPr>
          <w:sz w:val="22"/>
          <w:szCs w:val="22"/>
          <w:lang w:eastAsia="zh-CN"/>
        </w:rPr>
        <w:t xml:space="preserve">Furthermore, the summing amplifier’s performance over various frequencies demonstrated consistent output until a notable decline at higher frequencies, with the output voltage decreasing from 1.05 V at lower frequencies down to 65 mV at 1MHz. </w:t>
      </w:r>
    </w:p>
    <w:p w14:paraId="39CB0DF8" w14:textId="77777777" w:rsidR="00C35518" w:rsidRDefault="00C35518" w:rsidP="00C35518">
      <w:pPr>
        <w:rPr>
          <w:sz w:val="22"/>
          <w:szCs w:val="22"/>
          <w:lang w:eastAsia="zh-CN"/>
        </w:rPr>
      </w:pPr>
      <w:r>
        <w:rPr>
          <w:sz w:val="22"/>
          <w:szCs w:val="22"/>
          <w:lang w:eastAsia="zh-CN"/>
        </w:rPr>
        <w:t>In conclusion, this lab successfully achieved its objectives by illustrating both theoretical and practical aspects of the op-amp.</w:t>
      </w:r>
    </w:p>
    <w:p w14:paraId="362D296E" w14:textId="77777777" w:rsidR="00C35518" w:rsidRDefault="00C35518" w:rsidP="0019168C">
      <w:pPr>
        <w:spacing w:line="240" w:lineRule="exact"/>
        <w:jc w:val="both"/>
        <w:rPr>
          <w:rFonts w:eastAsia="SimSun"/>
          <w:sz w:val="22"/>
          <w:szCs w:val="22"/>
          <w:lang w:eastAsia="zh-CN"/>
        </w:rPr>
      </w:pPr>
    </w:p>
    <w:p w14:paraId="2D5CDBF3" w14:textId="77777777" w:rsidR="0018368E" w:rsidRDefault="0018368E" w:rsidP="00C220C3">
      <w:pPr>
        <w:spacing w:line="240" w:lineRule="exact"/>
        <w:ind w:firstLine="180"/>
        <w:jc w:val="both"/>
        <w:rPr>
          <w:rFonts w:eastAsia="SimSun"/>
          <w:sz w:val="22"/>
          <w:szCs w:val="22"/>
          <w:lang w:eastAsia="zh-CN"/>
        </w:rPr>
      </w:pPr>
    </w:p>
    <w:p w14:paraId="73011140" w14:textId="77777777" w:rsidR="00C220C3" w:rsidRDefault="00C220C3" w:rsidP="00C220C3">
      <w:pPr>
        <w:spacing w:line="240" w:lineRule="exact"/>
        <w:ind w:firstLine="180"/>
        <w:jc w:val="center"/>
        <w:rPr>
          <w:rFonts w:eastAsia="SimSun"/>
          <w:sz w:val="22"/>
          <w:szCs w:val="22"/>
          <w:lang w:eastAsia="zh-CN"/>
        </w:rPr>
      </w:pPr>
      <w:r>
        <w:rPr>
          <w:rFonts w:eastAsia="SimSun"/>
          <w:sz w:val="22"/>
          <w:szCs w:val="22"/>
          <w:lang w:eastAsia="zh-CN"/>
        </w:rPr>
        <w:t>Team 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1944"/>
      </w:tblGrid>
      <w:tr w:rsidR="00B0205B" w14:paraId="7A32B4A5" w14:textId="77777777" w:rsidTr="40C1E629">
        <w:trPr>
          <w:trHeight w:val="300"/>
        </w:trPr>
        <w:tc>
          <w:tcPr>
            <w:tcW w:w="2520" w:type="dxa"/>
            <w:tcBorders>
              <w:top w:val="single" w:sz="12" w:space="0" w:color="auto"/>
              <w:left w:val="nil"/>
              <w:bottom w:val="single" w:sz="4" w:space="0" w:color="auto"/>
              <w:right w:val="single" w:sz="4" w:space="0" w:color="auto"/>
            </w:tcBorders>
            <w:hideMark/>
          </w:tcPr>
          <w:p w14:paraId="0AFFB7A5" w14:textId="77777777" w:rsidR="00C220C3" w:rsidRDefault="00C220C3">
            <w:pPr>
              <w:spacing w:line="240" w:lineRule="exact"/>
              <w:jc w:val="center"/>
              <w:rPr>
                <w:rFonts w:eastAsia="SimSun"/>
                <w:sz w:val="22"/>
                <w:szCs w:val="22"/>
                <w:lang w:eastAsia="zh-CN"/>
              </w:rPr>
            </w:pPr>
            <w:r>
              <w:rPr>
                <w:rFonts w:eastAsia="SimSun"/>
                <w:sz w:val="22"/>
                <w:szCs w:val="22"/>
                <w:lang w:eastAsia="zh-CN"/>
              </w:rPr>
              <w:t>Activity</w:t>
            </w:r>
          </w:p>
        </w:tc>
        <w:tc>
          <w:tcPr>
            <w:tcW w:w="1944" w:type="dxa"/>
            <w:tcBorders>
              <w:top w:val="single" w:sz="12" w:space="0" w:color="auto"/>
              <w:left w:val="single" w:sz="4" w:space="0" w:color="auto"/>
              <w:bottom w:val="single" w:sz="4" w:space="0" w:color="auto"/>
              <w:right w:val="nil"/>
            </w:tcBorders>
            <w:hideMark/>
          </w:tcPr>
          <w:p w14:paraId="0F34DDEE" w14:textId="77777777" w:rsidR="00C220C3" w:rsidRDefault="00C220C3">
            <w:pPr>
              <w:spacing w:line="240" w:lineRule="exact"/>
              <w:jc w:val="center"/>
              <w:rPr>
                <w:rFonts w:eastAsia="SimSun"/>
                <w:sz w:val="22"/>
                <w:szCs w:val="22"/>
                <w:lang w:eastAsia="zh-CN"/>
              </w:rPr>
            </w:pPr>
            <w:r>
              <w:rPr>
                <w:rFonts w:eastAsia="SimSun"/>
                <w:sz w:val="22"/>
                <w:szCs w:val="22"/>
                <w:lang w:eastAsia="zh-CN"/>
              </w:rPr>
              <w:t>Student(s) Name</w:t>
            </w:r>
          </w:p>
        </w:tc>
      </w:tr>
      <w:tr w:rsidR="00B0205B" w14:paraId="7EF63343" w14:textId="77777777" w:rsidTr="40C1E629">
        <w:trPr>
          <w:trHeight w:val="300"/>
        </w:trPr>
        <w:tc>
          <w:tcPr>
            <w:tcW w:w="2520" w:type="dxa"/>
            <w:tcBorders>
              <w:top w:val="single" w:sz="4" w:space="0" w:color="auto"/>
              <w:left w:val="nil"/>
              <w:bottom w:val="single" w:sz="4" w:space="0" w:color="auto"/>
              <w:right w:val="single" w:sz="4" w:space="0" w:color="auto"/>
            </w:tcBorders>
            <w:hideMark/>
          </w:tcPr>
          <w:p w14:paraId="06491F32" w14:textId="77777777" w:rsidR="00C220C3" w:rsidRDefault="00C220C3">
            <w:pPr>
              <w:spacing w:line="240" w:lineRule="exact"/>
              <w:rPr>
                <w:rFonts w:eastAsia="SimSun"/>
                <w:sz w:val="22"/>
                <w:szCs w:val="22"/>
                <w:lang w:eastAsia="zh-CN"/>
              </w:rPr>
            </w:pPr>
            <w:r>
              <w:rPr>
                <w:rFonts w:eastAsia="SimSun"/>
                <w:sz w:val="22"/>
                <w:szCs w:val="22"/>
                <w:lang w:eastAsia="zh-CN"/>
              </w:rPr>
              <w:t>Prelab: Circuit Analysis</w:t>
            </w:r>
          </w:p>
        </w:tc>
        <w:tc>
          <w:tcPr>
            <w:tcW w:w="1944" w:type="dxa"/>
            <w:tcBorders>
              <w:top w:val="single" w:sz="4" w:space="0" w:color="auto"/>
              <w:left w:val="single" w:sz="4" w:space="0" w:color="auto"/>
              <w:bottom w:val="single" w:sz="4" w:space="0" w:color="auto"/>
              <w:right w:val="nil"/>
            </w:tcBorders>
          </w:tcPr>
          <w:p w14:paraId="3E3E8161" w14:textId="447DDBC2" w:rsidR="00C220C3" w:rsidRDefault="0057525A">
            <w:pPr>
              <w:spacing w:line="240" w:lineRule="exact"/>
              <w:jc w:val="center"/>
              <w:rPr>
                <w:rFonts w:eastAsia="SimSun"/>
                <w:sz w:val="22"/>
                <w:szCs w:val="22"/>
                <w:lang w:eastAsia="zh-CN"/>
              </w:rPr>
            </w:pPr>
            <w:r>
              <w:rPr>
                <w:rFonts w:eastAsia="SimSun"/>
                <w:sz w:val="22"/>
                <w:szCs w:val="22"/>
                <w:lang w:eastAsia="zh-CN"/>
              </w:rPr>
              <w:t xml:space="preserve">Ethan, </w:t>
            </w:r>
            <w:proofErr w:type="spellStart"/>
            <w:r>
              <w:rPr>
                <w:rFonts w:eastAsia="SimSun"/>
                <w:sz w:val="22"/>
                <w:szCs w:val="22"/>
                <w:lang w:eastAsia="zh-CN"/>
              </w:rPr>
              <w:t>Junhan</w:t>
            </w:r>
            <w:proofErr w:type="spellEnd"/>
            <w:r>
              <w:rPr>
                <w:rFonts w:eastAsia="SimSun"/>
                <w:sz w:val="22"/>
                <w:szCs w:val="22"/>
                <w:lang w:eastAsia="zh-CN"/>
              </w:rPr>
              <w:t>, Travis</w:t>
            </w:r>
          </w:p>
        </w:tc>
      </w:tr>
      <w:tr w:rsidR="00B0205B" w14:paraId="3F916930" w14:textId="77777777" w:rsidTr="40C1E629">
        <w:trPr>
          <w:trHeight w:val="300"/>
        </w:trPr>
        <w:tc>
          <w:tcPr>
            <w:tcW w:w="2520" w:type="dxa"/>
            <w:tcBorders>
              <w:top w:val="single" w:sz="4" w:space="0" w:color="auto"/>
              <w:left w:val="nil"/>
              <w:bottom w:val="single" w:sz="4" w:space="0" w:color="auto"/>
              <w:right w:val="single" w:sz="4" w:space="0" w:color="auto"/>
            </w:tcBorders>
            <w:hideMark/>
          </w:tcPr>
          <w:p w14:paraId="4619870D" w14:textId="77777777" w:rsidR="00C220C3" w:rsidRDefault="00C220C3">
            <w:pPr>
              <w:spacing w:line="240" w:lineRule="exact"/>
              <w:rPr>
                <w:rFonts w:eastAsia="SimSun"/>
                <w:sz w:val="22"/>
                <w:szCs w:val="22"/>
                <w:lang w:eastAsia="zh-CN"/>
              </w:rPr>
            </w:pPr>
            <w:r>
              <w:rPr>
                <w:rFonts w:eastAsia="SimSun"/>
                <w:sz w:val="22"/>
                <w:szCs w:val="22"/>
                <w:lang w:eastAsia="zh-CN"/>
              </w:rPr>
              <w:t>Prelab: Simulations and Graphs</w:t>
            </w:r>
          </w:p>
        </w:tc>
        <w:tc>
          <w:tcPr>
            <w:tcW w:w="1944" w:type="dxa"/>
            <w:tcBorders>
              <w:top w:val="single" w:sz="4" w:space="0" w:color="auto"/>
              <w:left w:val="single" w:sz="4" w:space="0" w:color="auto"/>
              <w:bottom w:val="single" w:sz="4" w:space="0" w:color="auto"/>
              <w:right w:val="nil"/>
            </w:tcBorders>
          </w:tcPr>
          <w:p w14:paraId="5C5EE559" w14:textId="471863DE" w:rsidR="00C220C3" w:rsidRDefault="0057525A">
            <w:pPr>
              <w:spacing w:line="240" w:lineRule="exact"/>
              <w:jc w:val="center"/>
              <w:rPr>
                <w:rFonts w:eastAsia="SimSun"/>
                <w:sz w:val="22"/>
                <w:szCs w:val="22"/>
                <w:lang w:eastAsia="zh-CN"/>
              </w:rPr>
            </w:pPr>
            <w:r>
              <w:rPr>
                <w:rFonts w:eastAsia="SimSun"/>
                <w:sz w:val="22"/>
                <w:szCs w:val="22"/>
                <w:lang w:eastAsia="zh-CN"/>
              </w:rPr>
              <w:t xml:space="preserve">Ethan, </w:t>
            </w:r>
            <w:proofErr w:type="spellStart"/>
            <w:r>
              <w:rPr>
                <w:rFonts w:eastAsia="SimSun"/>
                <w:sz w:val="22"/>
                <w:szCs w:val="22"/>
                <w:lang w:eastAsia="zh-CN"/>
              </w:rPr>
              <w:t>Junhan</w:t>
            </w:r>
            <w:proofErr w:type="spellEnd"/>
            <w:r>
              <w:rPr>
                <w:rFonts w:eastAsia="SimSun"/>
                <w:sz w:val="22"/>
                <w:szCs w:val="22"/>
                <w:lang w:eastAsia="zh-CN"/>
              </w:rPr>
              <w:t>, Travis</w:t>
            </w:r>
          </w:p>
        </w:tc>
      </w:tr>
      <w:tr w:rsidR="00B0205B" w14:paraId="30180728" w14:textId="77777777" w:rsidTr="40C1E629">
        <w:trPr>
          <w:trHeight w:val="300"/>
        </w:trPr>
        <w:tc>
          <w:tcPr>
            <w:tcW w:w="2520" w:type="dxa"/>
            <w:tcBorders>
              <w:top w:val="single" w:sz="4" w:space="0" w:color="auto"/>
              <w:left w:val="nil"/>
              <w:bottom w:val="single" w:sz="4" w:space="0" w:color="auto"/>
              <w:right w:val="single" w:sz="4" w:space="0" w:color="auto"/>
            </w:tcBorders>
            <w:hideMark/>
          </w:tcPr>
          <w:p w14:paraId="487D38D1" w14:textId="77777777" w:rsidR="00C220C3" w:rsidRDefault="00C220C3">
            <w:pPr>
              <w:spacing w:line="240" w:lineRule="exact"/>
              <w:rPr>
                <w:rFonts w:eastAsia="SimSun"/>
                <w:sz w:val="22"/>
                <w:szCs w:val="22"/>
                <w:lang w:eastAsia="zh-CN"/>
              </w:rPr>
            </w:pPr>
            <w:r>
              <w:rPr>
                <w:rFonts w:eastAsia="SimSun"/>
                <w:sz w:val="22"/>
                <w:szCs w:val="22"/>
                <w:lang w:eastAsia="zh-CN"/>
              </w:rPr>
              <w:t>Prelab: Questions</w:t>
            </w:r>
          </w:p>
        </w:tc>
        <w:tc>
          <w:tcPr>
            <w:tcW w:w="1944" w:type="dxa"/>
            <w:tcBorders>
              <w:top w:val="single" w:sz="4" w:space="0" w:color="auto"/>
              <w:left w:val="single" w:sz="4" w:space="0" w:color="auto"/>
              <w:bottom w:val="single" w:sz="4" w:space="0" w:color="auto"/>
              <w:right w:val="nil"/>
            </w:tcBorders>
          </w:tcPr>
          <w:p w14:paraId="06F996BA" w14:textId="0DBC07DB" w:rsidR="00C220C3" w:rsidRDefault="0057525A">
            <w:pPr>
              <w:spacing w:line="240" w:lineRule="exact"/>
              <w:jc w:val="center"/>
              <w:rPr>
                <w:rFonts w:eastAsia="SimSun"/>
                <w:sz w:val="22"/>
                <w:szCs w:val="22"/>
                <w:lang w:eastAsia="zh-CN"/>
              </w:rPr>
            </w:pPr>
            <w:r>
              <w:rPr>
                <w:rFonts w:eastAsia="SimSun"/>
                <w:sz w:val="22"/>
                <w:szCs w:val="22"/>
                <w:lang w:eastAsia="zh-CN"/>
              </w:rPr>
              <w:t xml:space="preserve">Ethan, </w:t>
            </w:r>
            <w:proofErr w:type="spellStart"/>
            <w:r>
              <w:rPr>
                <w:rFonts w:eastAsia="SimSun"/>
                <w:sz w:val="22"/>
                <w:szCs w:val="22"/>
                <w:lang w:eastAsia="zh-CN"/>
              </w:rPr>
              <w:t>Junhan</w:t>
            </w:r>
            <w:proofErr w:type="spellEnd"/>
            <w:r>
              <w:rPr>
                <w:rFonts w:eastAsia="SimSun"/>
                <w:sz w:val="22"/>
                <w:szCs w:val="22"/>
                <w:lang w:eastAsia="zh-CN"/>
              </w:rPr>
              <w:t>, Travis</w:t>
            </w:r>
          </w:p>
        </w:tc>
      </w:tr>
      <w:tr w:rsidR="00B0205B" w14:paraId="7D819611" w14:textId="77777777" w:rsidTr="40C1E629">
        <w:trPr>
          <w:trHeight w:val="300"/>
        </w:trPr>
        <w:tc>
          <w:tcPr>
            <w:tcW w:w="2520" w:type="dxa"/>
            <w:tcBorders>
              <w:top w:val="single" w:sz="4" w:space="0" w:color="auto"/>
              <w:left w:val="nil"/>
              <w:bottom w:val="single" w:sz="4" w:space="0" w:color="auto"/>
              <w:right w:val="single" w:sz="4" w:space="0" w:color="auto"/>
            </w:tcBorders>
            <w:hideMark/>
          </w:tcPr>
          <w:p w14:paraId="24D75C1B" w14:textId="77777777" w:rsidR="00C220C3" w:rsidRDefault="00C220C3">
            <w:pPr>
              <w:spacing w:line="240" w:lineRule="exact"/>
              <w:rPr>
                <w:rFonts w:eastAsia="SimSun"/>
                <w:sz w:val="22"/>
                <w:szCs w:val="22"/>
                <w:lang w:eastAsia="zh-CN"/>
              </w:rPr>
            </w:pPr>
            <w:r>
              <w:rPr>
                <w:rFonts w:eastAsia="SimSun"/>
                <w:sz w:val="22"/>
                <w:szCs w:val="22"/>
                <w:lang w:eastAsia="zh-CN"/>
              </w:rPr>
              <w:t>Lab: Circuit Construction</w:t>
            </w:r>
          </w:p>
        </w:tc>
        <w:tc>
          <w:tcPr>
            <w:tcW w:w="1944" w:type="dxa"/>
            <w:tcBorders>
              <w:top w:val="single" w:sz="4" w:space="0" w:color="auto"/>
              <w:left w:val="single" w:sz="4" w:space="0" w:color="auto"/>
              <w:bottom w:val="single" w:sz="4" w:space="0" w:color="auto"/>
              <w:right w:val="nil"/>
            </w:tcBorders>
          </w:tcPr>
          <w:p w14:paraId="74F531BA" w14:textId="018605A0" w:rsidR="00C220C3" w:rsidRDefault="0057525A">
            <w:pPr>
              <w:spacing w:line="240" w:lineRule="exact"/>
              <w:jc w:val="center"/>
              <w:rPr>
                <w:rFonts w:eastAsia="SimSun"/>
                <w:sz w:val="22"/>
                <w:szCs w:val="22"/>
                <w:lang w:eastAsia="zh-CN"/>
              </w:rPr>
            </w:pPr>
            <w:r>
              <w:rPr>
                <w:rFonts w:eastAsia="SimSun"/>
                <w:sz w:val="22"/>
                <w:szCs w:val="22"/>
                <w:lang w:eastAsia="zh-CN"/>
              </w:rPr>
              <w:t xml:space="preserve">Ethan, </w:t>
            </w:r>
            <w:proofErr w:type="spellStart"/>
            <w:r>
              <w:rPr>
                <w:rFonts w:eastAsia="SimSun"/>
                <w:sz w:val="22"/>
                <w:szCs w:val="22"/>
                <w:lang w:eastAsia="zh-CN"/>
              </w:rPr>
              <w:t>Junhan</w:t>
            </w:r>
            <w:proofErr w:type="spellEnd"/>
            <w:r>
              <w:rPr>
                <w:rFonts w:eastAsia="SimSun"/>
                <w:sz w:val="22"/>
                <w:szCs w:val="22"/>
                <w:lang w:eastAsia="zh-CN"/>
              </w:rPr>
              <w:t>, Travis</w:t>
            </w:r>
          </w:p>
        </w:tc>
      </w:tr>
      <w:tr w:rsidR="00B0205B" w14:paraId="60923DF9" w14:textId="77777777" w:rsidTr="40C1E629">
        <w:trPr>
          <w:trHeight w:val="300"/>
        </w:trPr>
        <w:tc>
          <w:tcPr>
            <w:tcW w:w="2520" w:type="dxa"/>
            <w:tcBorders>
              <w:top w:val="single" w:sz="4" w:space="0" w:color="auto"/>
              <w:left w:val="nil"/>
              <w:bottom w:val="single" w:sz="4" w:space="0" w:color="auto"/>
              <w:right w:val="single" w:sz="4" w:space="0" w:color="auto"/>
            </w:tcBorders>
            <w:hideMark/>
          </w:tcPr>
          <w:p w14:paraId="6F6700C9" w14:textId="77777777" w:rsidR="00C220C3" w:rsidRDefault="00C220C3">
            <w:pPr>
              <w:spacing w:line="240" w:lineRule="exact"/>
              <w:rPr>
                <w:rFonts w:eastAsia="SimSun"/>
                <w:sz w:val="22"/>
                <w:szCs w:val="22"/>
                <w:lang w:eastAsia="zh-CN"/>
              </w:rPr>
            </w:pPr>
            <w:r>
              <w:rPr>
                <w:rFonts w:eastAsia="SimSun"/>
                <w:sz w:val="22"/>
                <w:szCs w:val="22"/>
                <w:lang w:eastAsia="zh-CN"/>
              </w:rPr>
              <w:t>Lab: Data Collection</w:t>
            </w:r>
          </w:p>
        </w:tc>
        <w:tc>
          <w:tcPr>
            <w:tcW w:w="1944" w:type="dxa"/>
            <w:tcBorders>
              <w:top w:val="single" w:sz="4" w:space="0" w:color="auto"/>
              <w:left w:val="single" w:sz="4" w:space="0" w:color="auto"/>
              <w:bottom w:val="single" w:sz="4" w:space="0" w:color="auto"/>
              <w:right w:val="nil"/>
            </w:tcBorders>
          </w:tcPr>
          <w:p w14:paraId="5D960D8A" w14:textId="0D926CEC" w:rsidR="00C220C3" w:rsidRDefault="0057525A">
            <w:pPr>
              <w:spacing w:line="240" w:lineRule="exact"/>
              <w:jc w:val="center"/>
              <w:rPr>
                <w:rFonts w:eastAsia="SimSun"/>
                <w:sz w:val="22"/>
                <w:szCs w:val="22"/>
                <w:lang w:eastAsia="zh-CN"/>
              </w:rPr>
            </w:pPr>
            <w:r>
              <w:rPr>
                <w:rFonts w:eastAsia="SimSun"/>
                <w:sz w:val="22"/>
                <w:szCs w:val="22"/>
                <w:lang w:eastAsia="zh-CN"/>
              </w:rPr>
              <w:t xml:space="preserve">Ethan, </w:t>
            </w:r>
            <w:proofErr w:type="spellStart"/>
            <w:r>
              <w:rPr>
                <w:rFonts w:eastAsia="SimSun"/>
                <w:sz w:val="22"/>
                <w:szCs w:val="22"/>
                <w:lang w:eastAsia="zh-CN"/>
              </w:rPr>
              <w:t>Junhan</w:t>
            </w:r>
            <w:proofErr w:type="spellEnd"/>
            <w:r>
              <w:rPr>
                <w:rFonts w:eastAsia="SimSun"/>
                <w:sz w:val="22"/>
                <w:szCs w:val="22"/>
                <w:lang w:eastAsia="zh-CN"/>
              </w:rPr>
              <w:t>, Travis</w:t>
            </w:r>
          </w:p>
        </w:tc>
      </w:tr>
      <w:tr w:rsidR="00B0205B" w14:paraId="3119805B" w14:textId="77777777" w:rsidTr="40C1E629">
        <w:trPr>
          <w:trHeight w:val="300"/>
        </w:trPr>
        <w:tc>
          <w:tcPr>
            <w:tcW w:w="2520" w:type="dxa"/>
            <w:tcBorders>
              <w:top w:val="single" w:sz="4" w:space="0" w:color="auto"/>
              <w:left w:val="nil"/>
              <w:bottom w:val="single" w:sz="4" w:space="0" w:color="auto"/>
              <w:right w:val="single" w:sz="4" w:space="0" w:color="auto"/>
            </w:tcBorders>
            <w:hideMark/>
          </w:tcPr>
          <w:p w14:paraId="6560674D" w14:textId="77777777" w:rsidR="00C220C3" w:rsidRDefault="00C220C3">
            <w:pPr>
              <w:spacing w:line="240" w:lineRule="exact"/>
              <w:rPr>
                <w:rFonts w:eastAsia="SimSun"/>
                <w:sz w:val="22"/>
                <w:szCs w:val="22"/>
                <w:lang w:eastAsia="zh-CN"/>
              </w:rPr>
            </w:pPr>
            <w:r>
              <w:rPr>
                <w:rFonts w:eastAsia="SimSun"/>
                <w:sz w:val="22"/>
                <w:szCs w:val="22"/>
                <w:lang w:eastAsia="zh-CN"/>
              </w:rPr>
              <w:t>Lab: Data Analysis</w:t>
            </w:r>
          </w:p>
        </w:tc>
        <w:tc>
          <w:tcPr>
            <w:tcW w:w="1944" w:type="dxa"/>
            <w:tcBorders>
              <w:top w:val="single" w:sz="4" w:space="0" w:color="auto"/>
              <w:left w:val="single" w:sz="4" w:space="0" w:color="auto"/>
              <w:bottom w:val="single" w:sz="4" w:space="0" w:color="auto"/>
              <w:right w:val="nil"/>
            </w:tcBorders>
          </w:tcPr>
          <w:p w14:paraId="3E67D9C0" w14:textId="45694A24" w:rsidR="00C220C3" w:rsidRDefault="0057525A">
            <w:pPr>
              <w:spacing w:line="240" w:lineRule="exact"/>
              <w:jc w:val="center"/>
              <w:rPr>
                <w:rFonts w:eastAsia="SimSun"/>
                <w:sz w:val="22"/>
                <w:szCs w:val="22"/>
                <w:lang w:eastAsia="zh-CN"/>
              </w:rPr>
            </w:pPr>
            <w:r>
              <w:rPr>
                <w:rFonts w:eastAsia="SimSun"/>
                <w:sz w:val="22"/>
                <w:szCs w:val="22"/>
                <w:lang w:eastAsia="zh-CN"/>
              </w:rPr>
              <w:t xml:space="preserve">Ethan, </w:t>
            </w:r>
            <w:proofErr w:type="spellStart"/>
            <w:r>
              <w:rPr>
                <w:rFonts w:eastAsia="SimSun"/>
                <w:sz w:val="22"/>
                <w:szCs w:val="22"/>
                <w:lang w:eastAsia="zh-CN"/>
              </w:rPr>
              <w:t>Junhan</w:t>
            </w:r>
            <w:proofErr w:type="spellEnd"/>
            <w:r>
              <w:rPr>
                <w:rFonts w:eastAsia="SimSun"/>
                <w:sz w:val="22"/>
                <w:szCs w:val="22"/>
                <w:lang w:eastAsia="zh-CN"/>
              </w:rPr>
              <w:t>, Travis</w:t>
            </w:r>
          </w:p>
        </w:tc>
      </w:tr>
      <w:tr w:rsidR="00B0205B" w14:paraId="6104AA62" w14:textId="77777777" w:rsidTr="40C1E629">
        <w:trPr>
          <w:trHeight w:val="300"/>
        </w:trPr>
        <w:tc>
          <w:tcPr>
            <w:tcW w:w="2520" w:type="dxa"/>
            <w:tcBorders>
              <w:top w:val="single" w:sz="4" w:space="0" w:color="auto"/>
              <w:left w:val="nil"/>
              <w:bottom w:val="single" w:sz="4" w:space="0" w:color="auto"/>
              <w:right w:val="single" w:sz="4" w:space="0" w:color="auto"/>
            </w:tcBorders>
            <w:hideMark/>
          </w:tcPr>
          <w:p w14:paraId="3A5DE239" w14:textId="77777777" w:rsidR="00C220C3" w:rsidRDefault="00C220C3">
            <w:pPr>
              <w:spacing w:line="240" w:lineRule="exact"/>
              <w:rPr>
                <w:rFonts w:eastAsia="SimSun"/>
                <w:sz w:val="22"/>
                <w:szCs w:val="22"/>
                <w:lang w:eastAsia="zh-CN"/>
              </w:rPr>
            </w:pPr>
            <w:r>
              <w:rPr>
                <w:rFonts w:eastAsia="SimSun"/>
                <w:sz w:val="22"/>
                <w:szCs w:val="22"/>
                <w:lang w:eastAsia="zh-CN"/>
              </w:rPr>
              <w:t xml:space="preserve">Report: Procedure </w:t>
            </w:r>
          </w:p>
        </w:tc>
        <w:tc>
          <w:tcPr>
            <w:tcW w:w="1944" w:type="dxa"/>
            <w:tcBorders>
              <w:top w:val="single" w:sz="4" w:space="0" w:color="auto"/>
              <w:left w:val="single" w:sz="4" w:space="0" w:color="auto"/>
              <w:bottom w:val="single" w:sz="4" w:space="0" w:color="auto"/>
              <w:right w:val="nil"/>
            </w:tcBorders>
          </w:tcPr>
          <w:p w14:paraId="3EBC8344" w14:textId="734E1317" w:rsidR="00C220C3" w:rsidRDefault="0057525A">
            <w:pPr>
              <w:spacing w:line="240" w:lineRule="exact"/>
              <w:jc w:val="center"/>
              <w:rPr>
                <w:rFonts w:eastAsia="SimSun"/>
                <w:sz w:val="22"/>
                <w:szCs w:val="22"/>
                <w:lang w:eastAsia="zh-CN"/>
              </w:rPr>
            </w:pPr>
            <w:r>
              <w:rPr>
                <w:rFonts w:eastAsia="SimSun"/>
                <w:sz w:val="22"/>
                <w:szCs w:val="22"/>
                <w:lang w:eastAsia="zh-CN"/>
              </w:rPr>
              <w:t xml:space="preserve">Ethan, </w:t>
            </w:r>
            <w:proofErr w:type="spellStart"/>
            <w:r>
              <w:rPr>
                <w:rFonts w:eastAsia="SimSun"/>
                <w:sz w:val="22"/>
                <w:szCs w:val="22"/>
                <w:lang w:eastAsia="zh-CN"/>
              </w:rPr>
              <w:t>Junhan</w:t>
            </w:r>
            <w:proofErr w:type="spellEnd"/>
            <w:r>
              <w:rPr>
                <w:rFonts w:eastAsia="SimSun"/>
                <w:sz w:val="22"/>
                <w:szCs w:val="22"/>
                <w:lang w:eastAsia="zh-CN"/>
              </w:rPr>
              <w:t>, Travis</w:t>
            </w:r>
          </w:p>
        </w:tc>
      </w:tr>
      <w:tr w:rsidR="00C220C3" w14:paraId="0836F33F" w14:textId="77777777" w:rsidTr="40C1E629">
        <w:trPr>
          <w:trHeight w:val="300"/>
        </w:trPr>
        <w:tc>
          <w:tcPr>
            <w:tcW w:w="2520" w:type="dxa"/>
            <w:tcBorders>
              <w:top w:val="single" w:sz="4" w:space="0" w:color="auto"/>
              <w:left w:val="nil"/>
              <w:bottom w:val="single" w:sz="4" w:space="0" w:color="auto"/>
              <w:right w:val="single" w:sz="4" w:space="0" w:color="auto"/>
            </w:tcBorders>
          </w:tcPr>
          <w:p w14:paraId="0B0953E9" w14:textId="77777777" w:rsidR="00C220C3" w:rsidRDefault="00C220C3">
            <w:pPr>
              <w:spacing w:line="240" w:lineRule="exact"/>
              <w:rPr>
                <w:rFonts w:eastAsia="SimSun"/>
                <w:sz w:val="22"/>
                <w:szCs w:val="22"/>
                <w:lang w:eastAsia="zh-CN"/>
              </w:rPr>
            </w:pPr>
            <w:r>
              <w:rPr>
                <w:rFonts w:eastAsia="SimSun"/>
                <w:sz w:val="22"/>
                <w:szCs w:val="22"/>
                <w:lang w:eastAsia="zh-CN"/>
              </w:rPr>
              <w:t>Report: Analysis and Graphs</w:t>
            </w:r>
          </w:p>
        </w:tc>
        <w:tc>
          <w:tcPr>
            <w:tcW w:w="1944" w:type="dxa"/>
            <w:tcBorders>
              <w:top w:val="single" w:sz="4" w:space="0" w:color="auto"/>
              <w:left w:val="single" w:sz="4" w:space="0" w:color="auto"/>
              <w:bottom w:val="single" w:sz="4" w:space="0" w:color="auto"/>
              <w:right w:val="nil"/>
            </w:tcBorders>
          </w:tcPr>
          <w:p w14:paraId="7FE4D11B" w14:textId="153F50F2" w:rsidR="00C220C3" w:rsidRDefault="0057525A">
            <w:pPr>
              <w:spacing w:line="240" w:lineRule="exact"/>
              <w:jc w:val="center"/>
              <w:rPr>
                <w:rFonts w:eastAsia="SimSun"/>
                <w:sz w:val="22"/>
                <w:szCs w:val="22"/>
                <w:lang w:eastAsia="zh-CN"/>
              </w:rPr>
            </w:pPr>
            <w:r>
              <w:rPr>
                <w:rFonts w:eastAsia="SimSun"/>
                <w:sz w:val="22"/>
                <w:szCs w:val="22"/>
                <w:lang w:eastAsia="zh-CN"/>
              </w:rPr>
              <w:t xml:space="preserve">Ethan, </w:t>
            </w:r>
            <w:proofErr w:type="spellStart"/>
            <w:r>
              <w:rPr>
                <w:rFonts w:eastAsia="SimSun"/>
                <w:sz w:val="22"/>
                <w:szCs w:val="22"/>
                <w:lang w:eastAsia="zh-CN"/>
              </w:rPr>
              <w:t>Junhan</w:t>
            </w:r>
            <w:proofErr w:type="spellEnd"/>
            <w:r>
              <w:rPr>
                <w:rFonts w:eastAsia="SimSun"/>
                <w:sz w:val="22"/>
                <w:szCs w:val="22"/>
                <w:lang w:eastAsia="zh-CN"/>
              </w:rPr>
              <w:t>, Travis</w:t>
            </w:r>
          </w:p>
        </w:tc>
      </w:tr>
      <w:tr w:rsidR="00C220C3" w14:paraId="31DC24D4" w14:textId="77777777" w:rsidTr="40C1E629">
        <w:trPr>
          <w:trHeight w:val="300"/>
        </w:trPr>
        <w:tc>
          <w:tcPr>
            <w:tcW w:w="2520" w:type="dxa"/>
            <w:tcBorders>
              <w:top w:val="single" w:sz="4" w:space="0" w:color="auto"/>
              <w:left w:val="nil"/>
              <w:bottom w:val="single" w:sz="12" w:space="0" w:color="auto"/>
              <w:right w:val="single" w:sz="4" w:space="0" w:color="auto"/>
            </w:tcBorders>
          </w:tcPr>
          <w:p w14:paraId="3F1E63DF" w14:textId="77777777" w:rsidR="00C220C3" w:rsidRDefault="00C220C3">
            <w:pPr>
              <w:spacing w:line="240" w:lineRule="exact"/>
              <w:rPr>
                <w:rFonts w:eastAsia="SimSun"/>
                <w:sz w:val="22"/>
                <w:szCs w:val="22"/>
                <w:lang w:eastAsia="zh-CN"/>
              </w:rPr>
            </w:pPr>
            <w:r>
              <w:rPr>
                <w:rFonts w:eastAsia="SimSun"/>
                <w:sz w:val="22"/>
                <w:szCs w:val="22"/>
                <w:lang w:eastAsia="zh-CN"/>
              </w:rPr>
              <w:t>Report: Questions</w:t>
            </w:r>
          </w:p>
        </w:tc>
        <w:tc>
          <w:tcPr>
            <w:tcW w:w="1944" w:type="dxa"/>
            <w:tcBorders>
              <w:top w:val="single" w:sz="4" w:space="0" w:color="auto"/>
              <w:left w:val="single" w:sz="4" w:space="0" w:color="auto"/>
              <w:bottom w:val="single" w:sz="12" w:space="0" w:color="auto"/>
              <w:right w:val="nil"/>
            </w:tcBorders>
          </w:tcPr>
          <w:p w14:paraId="0BEA2D65" w14:textId="3911037F" w:rsidR="00C220C3" w:rsidRDefault="0057525A">
            <w:pPr>
              <w:spacing w:line="240" w:lineRule="exact"/>
              <w:jc w:val="center"/>
              <w:rPr>
                <w:rFonts w:eastAsia="SimSun"/>
                <w:sz w:val="22"/>
                <w:szCs w:val="22"/>
                <w:lang w:eastAsia="zh-CN"/>
              </w:rPr>
            </w:pPr>
            <w:r>
              <w:rPr>
                <w:rFonts w:eastAsia="SimSun"/>
                <w:sz w:val="22"/>
                <w:szCs w:val="22"/>
                <w:lang w:eastAsia="zh-CN"/>
              </w:rPr>
              <w:t xml:space="preserve">Ethan, </w:t>
            </w:r>
            <w:proofErr w:type="spellStart"/>
            <w:r>
              <w:rPr>
                <w:rFonts w:eastAsia="SimSun"/>
                <w:sz w:val="22"/>
                <w:szCs w:val="22"/>
                <w:lang w:eastAsia="zh-CN"/>
              </w:rPr>
              <w:t>Junhan</w:t>
            </w:r>
            <w:proofErr w:type="spellEnd"/>
            <w:r>
              <w:rPr>
                <w:rFonts w:eastAsia="SimSun"/>
                <w:sz w:val="22"/>
                <w:szCs w:val="22"/>
                <w:lang w:eastAsia="zh-CN"/>
              </w:rPr>
              <w:t>, Travis</w:t>
            </w:r>
          </w:p>
        </w:tc>
      </w:tr>
    </w:tbl>
    <w:p w14:paraId="4BAD1359" w14:textId="657DA823" w:rsidR="2BEE6C57" w:rsidRPr="005E6E84" w:rsidRDefault="2BEE6C57" w:rsidP="00AD0496">
      <w:pPr>
        <w:spacing w:line="240" w:lineRule="exact"/>
        <w:ind w:firstLine="180"/>
        <w:jc w:val="both"/>
        <w:rPr>
          <w:rFonts w:eastAsia="SimSun"/>
          <w:sz w:val="22"/>
          <w:szCs w:val="22"/>
          <w:lang w:eastAsia="zh-CN"/>
        </w:rPr>
      </w:pPr>
    </w:p>
    <w:p w14:paraId="79CA19F6" w14:textId="77777777" w:rsidR="00AD0496" w:rsidRPr="005E6E84" w:rsidRDefault="00AD0496" w:rsidP="004A6B9C">
      <w:pPr>
        <w:spacing w:line="240" w:lineRule="exact"/>
        <w:rPr>
          <w:rFonts w:eastAsia="SimSun"/>
          <w:sz w:val="22"/>
          <w:szCs w:val="22"/>
          <w:lang w:eastAsia="zh-CN"/>
        </w:rPr>
      </w:pPr>
    </w:p>
    <w:p w14:paraId="10663B3B" w14:textId="7144145F" w:rsidR="001A0BB2" w:rsidRDefault="001A0BB2" w:rsidP="005E6E84">
      <w:pPr>
        <w:tabs>
          <w:tab w:val="left" w:pos="3383"/>
        </w:tabs>
        <w:rPr>
          <w:sz w:val="22"/>
          <w:szCs w:val="22"/>
        </w:rPr>
      </w:pPr>
    </w:p>
    <w:sectPr w:rsidR="001A0BB2" w:rsidSect="00BB4D04">
      <w:type w:val="continuous"/>
      <w:pgSz w:w="12240" w:h="15840" w:code="1"/>
      <w:pgMar w:top="1440" w:right="1440" w:bottom="1440" w:left="1440" w:header="720" w:footer="720" w:gutter="0"/>
      <w:cols w:num="2" w:space="43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14B164" w14:textId="77777777" w:rsidR="0062591C" w:rsidRDefault="0062591C">
      <w:r>
        <w:separator/>
      </w:r>
    </w:p>
  </w:endnote>
  <w:endnote w:type="continuationSeparator" w:id="0">
    <w:p w14:paraId="62D57FDE" w14:textId="77777777" w:rsidR="0062591C" w:rsidRDefault="0062591C">
      <w:r>
        <w:continuationSeparator/>
      </w:r>
    </w:p>
  </w:endnote>
  <w:endnote w:type="continuationNotice" w:id="1">
    <w:p w14:paraId="5135F65A" w14:textId="77777777" w:rsidR="0062591C" w:rsidRDefault="006259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imes">
    <w:panose1 w:val="020B06040202020202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8844364"/>
      <w:docPartObj>
        <w:docPartGallery w:val="Page Numbers (Bottom of Page)"/>
        <w:docPartUnique/>
      </w:docPartObj>
    </w:sdtPr>
    <w:sdtEndPr>
      <w:rPr>
        <w:noProof/>
      </w:rPr>
    </w:sdtEndPr>
    <w:sdtContent>
      <w:p w14:paraId="46E41590" w14:textId="77777777" w:rsidR="00FC468C" w:rsidRDefault="00FC468C">
        <w:pPr>
          <w:pStyle w:val="Footer"/>
          <w:jc w:val="right"/>
        </w:pPr>
        <w:r>
          <w:fldChar w:fldCharType="begin"/>
        </w:r>
        <w:r>
          <w:instrText xml:space="preserve"> PAGE   \* MERGEFORMAT </w:instrText>
        </w:r>
        <w:r>
          <w:fldChar w:fldCharType="separate"/>
        </w:r>
        <w:r w:rsidR="00CC58A4">
          <w:rPr>
            <w:noProof/>
          </w:rPr>
          <w:t>2</w:t>
        </w:r>
        <w:r>
          <w:rPr>
            <w:noProof/>
          </w:rPr>
          <w:fldChar w:fldCharType="end"/>
        </w:r>
      </w:p>
    </w:sdtContent>
  </w:sdt>
  <w:p w14:paraId="371BFF91" w14:textId="77777777" w:rsidR="00FC468C" w:rsidRDefault="00FC46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B59B6C" w14:textId="77777777" w:rsidR="0062591C" w:rsidRDefault="0062591C">
      <w:r>
        <w:separator/>
      </w:r>
    </w:p>
  </w:footnote>
  <w:footnote w:type="continuationSeparator" w:id="0">
    <w:p w14:paraId="4B898DF0" w14:textId="77777777" w:rsidR="0062591C" w:rsidRDefault="0062591C">
      <w:r>
        <w:continuationSeparator/>
      </w:r>
    </w:p>
  </w:footnote>
  <w:footnote w:type="continuationNotice" w:id="1">
    <w:p w14:paraId="4B724E7F" w14:textId="77777777" w:rsidR="0062591C" w:rsidRDefault="006259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9D91B5" w14:textId="77777777" w:rsidR="00FC468C" w:rsidRDefault="00FC468C" w:rsidP="00CB5BBE">
    <w:pPr>
      <w:pStyle w:val="Header"/>
      <w:tabs>
        <w:tab w:val="clear" w:pos="4320"/>
        <w:tab w:val="clear" w:pos="8640"/>
        <w:tab w:val="center" w:pos="4968"/>
        <w:tab w:val="right" w:pos="993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C250ED42"/>
    <w:lvl w:ilvl="0">
      <w:start w:val="1"/>
      <w:numFmt w:val="decimal"/>
      <w:pStyle w:val="ListNumber"/>
      <w:lvlText w:val="%1."/>
      <w:lvlJc w:val="left"/>
      <w:pPr>
        <w:tabs>
          <w:tab w:val="num" w:pos="360"/>
        </w:tabs>
        <w:ind w:left="360" w:hanging="360"/>
      </w:pPr>
    </w:lvl>
  </w:abstractNum>
  <w:abstractNum w:abstractNumId="1" w15:restartNumberingAfterBreak="0">
    <w:nsid w:val="08357D3F"/>
    <w:multiLevelType w:val="hybridMultilevel"/>
    <w:tmpl w:val="A468D994"/>
    <w:lvl w:ilvl="0" w:tplc="D4486DEE">
      <w:start w:val="1"/>
      <w:numFmt w:val="upperRoman"/>
      <w:lvlText w:val="%1."/>
      <w:lvlJc w:val="left"/>
      <w:pPr>
        <w:ind w:left="720" w:hanging="720"/>
      </w:pPr>
      <w:rPr>
        <w:rFonts w:eastAsia="MS Mincho"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3970AA"/>
    <w:multiLevelType w:val="hybridMultilevel"/>
    <w:tmpl w:val="0BE0E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FD476D"/>
    <w:multiLevelType w:val="singleLevel"/>
    <w:tmpl w:val="2752DFE8"/>
    <w:lvl w:ilvl="0">
      <w:start w:val="1"/>
      <w:numFmt w:val="decimal"/>
      <w:lvlText w:val="[%1]"/>
      <w:legacy w:legacy="1" w:legacySpace="360" w:legacyIndent="360"/>
      <w:lvlJc w:val="left"/>
      <w:pPr>
        <w:ind w:left="360" w:hanging="360"/>
      </w:pPr>
    </w:lvl>
  </w:abstractNum>
  <w:abstractNum w:abstractNumId="4" w15:restartNumberingAfterBreak="0">
    <w:nsid w:val="62F52D34"/>
    <w:multiLevelType w:val="hybridMultilevel"/>
    <w:tmpl w:val="B204CAAA"/>
    <w:lvl w:ilvl="0" w:tplc="4A18C7A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15:restartNumberingAfterBreak="0">
    <w:nsid w:val="62FA6D85"/>
    <w:multiLevelType w:val="singleLevel"/>
    <w:tmpl w:val="04090011"/>
    <w:lvl w:ilvl="0">
      <w:start w:val="1"/>
      <w:numFmt w:val="decimal"/>
      <w:lvlText w:val="%1)"/>
      <w:lvlJc w:val="left"/>
      <w:pPr>
        <w:tabs>
          <w:tab w:val="num" w:pos="360"/>
        </w:tabs>
        <w:ind w:left="360" w:hanging="360"/>
      </w:pPr>
      <w:rPr>
        <w:rFonts w:hint="default"/>
      </w:rPr>
    </w:lvl>
  </w:abstractNum>
  <w:abstractNum w:abstractNumId="6" w15:restartNumberingAfterBreak="0">
    <w:nsid w:val="7F9851D7"/>
    <w:multiLevelType w:val="singleLevel"/>
    <w:tmpl w:val="04090011"/>
    <w:lvl w:ilvl="0">
      <w:start w:val="1"/>
      <w:numFmt w:val="decimal"/>
      <w:lvlText w:val="%1)"/>
      <w:lvlJc w:val="left"/>
      <w:pPr>
        <w:tabs>
          <w:tab w:val="num" w:pos="360"/>
        </w:tabs>
        <w:ind w:left="360" w:hanging="360"/>
      </w:pPr>
      <w:rPr>
        <w:rFonts w:hint="default"/>
      </w:rPr>
    </w:lvl>
  </w:abstractNum>
  <w:num w:numId="1" w16cid:durableId="487982573">
    <w:abstractNumId w:val="6"/>
  </w:num>
  <w:num w:numId="2" w16cid:durableId="83302239">
    <w:abstractNumId w:val="5"/>
  </w:num>
  <w:num w:numId="3" w16cid:durableId="1999335008">
    <w:abstractNumId w:val="0"/>
  </w:num>
  <w:num w:numId="4" w16cid:durableId="1329871188">
    <w:abstractNumId w:val="3"/>
  </w:num>
  <w:num w:numId="5" w16cid:durableId="240871482">
    <w:abstractNumId w:val="1"/>
  </w:num>
  <w:num w:numId="6" w16cid:durableId="1843082310">
    <w:abstractNumId w:val="4"/>
  </w:num>
  <w:num w:numId="7" w16cid:durableId="13699101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embedSystemFonts/>
  <w:activeWritingStyle w:appName="MSWord" w:lang="en-US" w:vendorID="64" w:dllVersion="6" w:nlCheck="1" w:checkStyle="1"/>
  <w:activeWritingStyle w:appName="MSWord" w:lang="en-US" w:vendorID="64" w:dllVersion="0" w:nlCheck="1" w:checkStyle="0"/>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C59"/>
    <w:rsid w:val="00000305"/>
    <w:rsid w:val="000012B0"/>
    <w:rsid w:val="00001892"/>
    <w:rsid w:val="00005334"/>
    <w:rsid w:val="00005572"/>
    <w:rsid w:val="00007764"/>
    <w:rsid w:val="0001363B"/>
    <w:rsid w:val="00013F8C"/>
    <w:rsid w:val="00015254"/>
    <w:rsid w:val="00016414"/>
    <w:rsid w:val="00016C6B"/>
    <w:rsid w:val="00017A84"/>
    <w:rsid w:val="000234B5"/>
    <w:rsid w:val="00023F37"/>
    <w:rsid w:val="00027516"/>
    <w:rsid w:val="00031532"/>
    <w:rsid w:val="0003155D"/>
    <w:rsid w:val="0003418D"/>
    <w:rsid w:val="00036699"/>
    <w:rsid w:val="0004274F"/>
    <w:rsid w:val="00047497"/>
    <w:rsid w:val="00047503"/>
    <w:rsid w:val="000479F0"/>
    <w:rsid w:val="00056BE2"/>
    <w:rsid w:val="00062108"/>
    <w:rsid w:val="00065581"/>
    <w:rsid w:val="0006677A"/>
    <w:rsid w:val="0007171C"/>
    <w:rsid w:val="00072B74"/>
    <w:rsid w:val="00081549"/>
    <w:rsid w:val="000815C2"/>
    <w:rsid w:val="00084212"/>
    <w:rsid w:val="00086C07"/>
    <w:rsid w:val="000905F3"/>
    <w:rsid w:val="0009105D"/>
    <w:rsid w:val="00097829"/>
    <w:rsid w:val="0009797D"/>
    <w:rsid w:val="000A24C0"/>
    <w:rsid w:val="000A3C03"/>
    <w:rsid w:val="000A4FF3"/>
    <w:rsid w:val="000B1752"/>
    <w:rsid w:val="000B4884"/>
    <w:rsid w:val="000B4DEA"/>
    <w:rsid w:val="000B4E73"/>
    <w:rsid w:val="000B723A"/>
    <w:rsid w:val="000C2A9A"/>
    <w:rsid w:val="000C3225"/>
    <w:rsid w:val="000C3617"/>
    <w:rsid w:val="000C4580"/>
    <w:rsid w:val="000C7A38"/>
    <w:rsid w:val="000D4976"/>
    <w:rsid w:val="000E0C5C"/>
    <w:rsid w:val="000E384B"/>
    <w:rsid w:val="000E46F4"/>
    <w:rsid w:val="000E61C5"/>
    <w:rsid w:val="000F1C42"/>
    <w:rsid w:val="000F29DD"/>
    <w:rsid w:val="000F58FA"/>
    <w:rsid w:val="000F60CC"/>
    <w:rsid w:val="000F6116"/>
    <w:rsid w:val="000F67F9"/>
    <w:rsid w:val="00101696"/>
    <w:rsid w:val="00111DDB"/>
    <w:rsid w:val="001137B8"/>
    <w:rsid w:val="00113E7C"/>
    <w:rsid w:val="00114241"/>
    <w:rsid w:val="00115195"/>
    <w:rsid w:val="00115256"/>
    <w:rsid w:val="001152F3"/>
    <w:rsid w:val="001157E5"/>
    <w:rsid w:val="00117959"/>
    <w:rsid w:val="00117B86"/>
    <w:rsid w:val="00120DFC"/>
    <w:rsid w:val="001246CF"/>
    <w:rsid w:val="00126958"/>
    <w:rsid w:val="00127F35"/>
    <w:rsid w:val="00131F22"/>
    <w:rsid w:val="00133200"/>
    <w:rsid w:val="00137B7E"/>
    <w:rsid w:val="0014065A"/>
    <w:rsid w:val="00142580"/>
    <w:rsid w:val="00143FBA"/>
    <w:rsid w:val="00147496"/>
    <w:rsid w:val="00147555"/>
    <w:rsid w:val="00147887"/>
    <w:rsid w:val="001479E8"/>
    <w:rsid w:val="00147A06"/>
    <w:rsid w:val="00155A55"/>
    <w:rsid w:val="00157DF1"/>
    <w:rsid w:val="00164BC9"/>
    <w:rsid w:val="001652CB"/>
    <w:rsid w:val="00172085"/>
    <w:rsid w:val="001778DE"/>
    <w:rsid w:val="00181F13"/>
    <w:rsid w:val="001825DD"/>
    <w:rsid w:val="0018368E"/>
    <w:rsid w:val="00183F4A"/>
    <w:rsid w:val="00184BE2"/>
    <w:rsid w:val="00184DBC"/>
    <w:rsid w:val="001854C6"/>
    <w:rsid w:val="0018570F"/>
    <w:rsid w:val="0019010A"/>
    <w:rsid w:val="00190DC7"/>
    <w:rsid w:val="0019129C"/>
    <w:rsid w:val="0019168C"/>
    <w:rsid w:val="001916ED"/>
    <w:rsid w:val="00193B25"/>
    <w:rsid w:val="001A0BB2"/>
    <w:rsid w:val="001A3BCE"/>
    <w:rsid w:val="001A69A1"/>
    <w:rsid w:val="001B219E"/>
    <w:rsid w:val="001B2366"/>
    <w:rsid w:val="001B23DC"/>
    <w:rsid w:val="001B313A"/>
    <w:rsid w:val="001B3A47"/>
    <w:rsid w:val="001B417F"/>
    <w:rsid w:val="001B506E"/>
    <w:rsid w:val="001C0C2A"/>
    <w:rsid w:val="001C14B0"/>
    <w:rsid w:val="001C3BBA"/>
    <w:rsid w:val="001C4C33"/>
    <w:rsid w:val="001C525B"/>
    <w:rsid w:val="001C6185"/>
    <w:rsid w:val="001D43A6"/>
    <w:rsid w:val="001D52E0"/>
    <w:rsid w:val="001D544B"/>
    <w:rsid w:val="001D7A6C"/>
    <w:rsid w:val="001E3CAD"/>
    <w:rsid w:val="001E62E2"/>
    <w:rsid w:val="001F1A98"/>
    <w:rsid w:val="001F299F"/>
    <w:rsid w:val="001F3711"/>
    <w:rsid w:val="001F6A54"/>
    <w:rsid w:val="001F70CB"/>
    <w:rsid w:val="0020167B"/>
    <w:rsid w:val="00201A7D"/>
    <w:rsid w:val="0020202D"/>
    <w:rsid w:val="00202106"/>
    <w:rsid w:val="00202EEC"/>
    <w:rsid w:val="002032C3"/>
    <w:rsid w:val="002050FD"/>
    <w:rsid w:val="0021046F"/>
    <w:rsid w:val="00210E91"/>
    <w:rsid w:val="00214788"/>
    <w:rsid w:val="0021655B"/>
    <w:rsid w:val="00217ACC"/>
    <w:rsid w:val="00221E52"/>
    <w:rsid w:val="00221EA3"/>
    <w:rsid w:val="00225E86"/>
    <w:rsid w:val="002269CB"/>
    <w:rsid w:val="00230AC2"/>
    <w:rsid w:val="0023479D"/>
    <w:rsid w:val="002426F7"/>
    <w:rsid w:val="002427B9"/>
    <w:rsid w:val="00243023"/>
    <w:rsid w:val="0024650D"/>
    <w:rsid w:val="0025059F"/>
    <w:rsid w:val="00252FED"/>
    <w:rsid w:val="0025368B"/>
    <w:rsid w:val="00255327"/>
    <w:rsid w:val="00256DA2"/>
    <w:rsid w:val="00257CD1"/>
    <w:rsid w:val="00260E3F"/>
    <w:rsid w:val="00261B98"/>
    <w:rsid w:val="00264580"/>
    <w:rsid w:val="00267620"/>
    <w:rsid w:val="00276149"/>
    <w:rsid w:val="00276E8C"/>
    <w:rsid w:val="0028027C"/>
    <w:rsid w:val="002802B4"/>
    <w:rsid w:val="002824A8"/>
    <w:rsid w:val="0029024B"/>
    <w:rsid w:val="0029046B"/>
    <w:rsid w:val="00294467"/>
    <w:rsid w:val="00294585"/>
    <w:rsid w:val="00295B88"/>
    <w:rsid w:val="002A059A"/>
    <w:rsid w:val="002A1894"/>
    <w:rsid w:val="002A2AAE"/>
    <w:rsid w:val="002A48E4"/>
    <w:rsid w:val="002A6982"/>
    <w:rsid w:val="002B4A7D"/>
    <w:rsid w:val="002B569B"/>
    <w:rsid w:val="002C2500"/>
    <w:rsid w:val="002C345C"/>
    <w:rsid w:val="002C6410"/>
    <w:rsid w:val="002D0DEF"/>
    <w:rsid w:val="002D285C"/>
    <w:rsid w:val="002D34BB"/>
    <w:rsid w:val="002D3F9A"/>
    <w:rsid w:val="002D588E"/>
    <w:rsid w:val="002E5D4F"/>
    <w:rsid w:val="002E6904"/>
    <w:rsid w:val="002F231A"/>
    <w:rsid w:val="002F290B"/>
    <w:rsid w:val="002F4476"/>
    <w:rsid w:val="002F70E0"/>
    <w:rsid w:val="00303B2F"/>
    <w:rsid w:val="003065C7"/>
    <w:rsid w:val="003106E3"/>
    <w:rsid w:val="00312FD6"/>
    <w:rsid w:val="00314A38"/>
    <w:rsid w:val="00314B24"/>
    <w:rsid w:val="00314B55"/>
    <w:rsid w:val="003166B4"/>
    <w:rsid w:val="0031710C"/>
    <w:rsid w:val="003202BE"/>
    <w:rsid w:val="00322120"/>
    <w:rsid w:val="00323DF0"/>
    <w:rsid w:val="00324711"/>
    <w:rsid w:val="003303BD"/>
    <w:rsid w:val="00330834"/>
    <w:rsid w:val="00333862"/>
    <w:rsid w:val="00333AF1"/>
    <w:rsid w:val="00333FCD"/>
    <w:rsid w:val="003346A8"/>
    <w:rsid w:val="00334948"/>
    <w:rsid w:val="00340DB5"/>
    <w:rsid w:val="00343876"/>
    <w:rsid w:val="0034487D"/>
    <w:rsid w:val="0034514B"/>
    <w:rsid w:val="0035080C"/>
    <w:rsid w:val="00351E07"/>
    <w:rsid w:val="00351E32"/>
    <w:rsid w:val="00352E8C"/>
    <w:rsid w:val="003536C6"/>
    <w:rsid w:val="003537CB"/>
    <w:rsid w:val="00356F08"/>
    <w:rsid w:val="0036070A"/>
    <w:rsid w:val="00362A83"/>
    <w:rsid w:val="00363D9C"/>
    <w:rsid w:val="003674A4"/>
    <w:rsid w:val="00370BB8"/>
    <w:rsid w:val="0037101D"/>
    <w:rsid w:val="003711CC"/>
    <w:rsid w:val="0037711C"/>
    <w:rsid w:val="00377F49"/>
    <w:rsid w:val="003826B6"/>
    <w:rsid w:val="00391295"/>
    <w:rsid w:val="00394D7B"/>
    <w:rsid w:val="003964B5"/>
    <w:rsid w:val="003969FB"/>
    <w:rsid w:val="003B0E58"/>
    <w:rsid w:val="003B3249"/>
    <w:rsid w:val="003B32D7"/>
    <w:rsid w:val="003B3A32"/>
    <w:rsid w:val="003B6192"/>
    <w:rsid w:val="003B654D"/>
    <w:rsid w:val="003B7629"/>
    <w:rsid w:val="003C1BBC"/>
    <w:rsid w:val="003C547C"/>
    <w:rsid w:val="003C7623"/>
    <w:rsid w:val="003C7913"/>
    <w:rsid w:val="003D5B4F"/>
    <w:rsid w:val="003D72F3"/>
    <w:rsid w:val="003E2802"/>
    <w:rsid w:val="003E43A5"/>
    <w:rsid w:val="003E4604"/>
    <w:rsid w:val="003E5771"/>
    <w:rsid w:val="003F1781"/>
    <w:rsid w:val="003F3CDF"/>
    <w:rsid w:val="003F6B66"/>
    <w:rsid w:val="00401AAB"/>
    <w:rsid w:val="00402455"/>
    <w:rsid w:val="004026F1"/>
    <w:rsid w:val="004053A5"/>
    <w:rsid w:val="00405F4A"/>
    <w:rsid w:val="00413BF5"/>
    <w:rsid w:val="00423A71"/>
    <w:rsid w:val="00430389"/>
    <w:rsid w:val="00430460"/>
    <w:rsid w:val="00433542"/>
    <w:rsid w:val="00433AFB"/>
    <w:rsid w:val="00434DC1"/>
    <w:rsid w:val="004420A5"/>
    <w:rsid w:val="00444590"/>
    <w:rsid w:val="004519D3"/>
    <w:rsid w:val="00452BB4"/>
    <w:rsid w:val="004531BE"/>
    <w:rsid w:val="004573FB"/>
    <w:rsid w:val="004611F1"/>
    <w:rsid w:val="00462379"/>
    <w:rsid w:val="00462FFB"/>
    <w:rsid w:val="00465C7C"/>
    <w:rsid w:val="00472346"/>
    <w:rsid w:val="004776FE"/>
    <w:rsid w:val="0048164E"/>
    <w:rsid w:val="0048501D"/>
    <w:rsid w:val="0048512B"/>
    <w:rsid w:val="0049113F"/>
    <w:rsid w:val="004918F9"/>
    <w:rsid w:val="00495504"/>
    <w:rsid w:val="004A1EB5"/>
    <w:rsid w:val="004A4D19"/>
    <w:rsid w:val="004A6B9C"/>
    <w:rsid w:val="004B237B"/>
    <w:rsid w:val="004B7AC3"/>
    <w:rsid w:val="004B7D54"/>
    <w:rsid w:val="004C01AF"/>
    <w:rsid w:val="004C2F0A"/>
    <w:rsid w:val="004D3BC9"/>
    <w:rsid w:val="004E07F0"/>
    <w:rsid w:val="004E0C1B"/>
    <w:rsid w:val="004E18BA"/>
    <w:rsid w:val="004E3D27"/>
    <w:rsid w:val="004E4A27"/>
    <w:rsid w:val="004E525E"/>
    <w:rsid w:val="004E5A15"/>
    <w:rsid w:val="004F0C29"/>
    <w:rsid w:val="004F112C"/>
    <w:rsid w:val="00500F44"/>
    <w:rsid w:val="005012D7"/>
    <w:rsid w:val="005037EE"/>
    <w:rsid w:val="00505320"/>
    <w:rsid w:val="00505C6B"/>
    <w:rsid w:val="005060D2"/>
    <w:rsid w:val="00507382"/>
    <w:rsid w:val="005123EF"/>
    <w:rsid w:val="00512623"/>
    <w:rsid w:val="00512AE4"/>
    <w:rsid w:val="00515624"/>
    <w:rsid w:val="0052196D"/>
    <w:rsid w:val="00522DE6"/>
    <w:rsid w:val="00523BC2"/>
    <w:rsid w:val="00530D4B"/>
    <w:rsid w:val="0053424D"/>
    <w:rsid w:val="00536E27"/>
    <w:rsid w:val="00537246"/>
    <w:rsid w:val="0054006D"/>
    <w:rsid w:val="00540D12"/>
    <w:rsid w:val="00541ACF"/>
    <w:rsid w:val="005530EA"/>
    <w:rsid w:val="00553430"/>
    <w:rsid w:val="00560C7B"/>
    <w:rsid w:val="0056107E"/>
    <w:rsid w:val="005666FB"/>
    <w:rsid w:val="00571D0A"/>
    <w:rsid w:val="00573A69"/>
    <w:rsid w:val="00574219"/>
    <w:rsid w:val="0057525A"/>
    <w:rsid w:val="0057689E"/>
    <w:rsid w:val="00582822"/>
    <w:rsid w:val="0058488A"/>
    <w:rsid w:val="005851F8"/>
    <w:rsid w:val="00594079"/>
    <w:rsid w:val="00594D75"/>
    <w:rsid w:val="00594F43"/>
    <w:rsid w:val="00595407"/>
    <w:rsid w:val="00595AC5"/>
    <w:rsid w:val="00595CF4"/>
    <w:rsid w:val="005978DD"/>
    <w:rsid w:val="005A0033"/>
    <w:rsid w:val="005A29AD"/>
    <w:rsid w:val="005A439C"/>
    <w:rsid w:val="005A56F7"/>
    <w:rsid w:val="005A698A"/>
    <w:rsid w:val="005A6B02"/>
    <w:rsid w:val="005B01BA"/>
    <w:rsid w:val="005B3FEE"/>
    <w:rsid w:val="005B4096"/>
    <w:rsid w:val="005B45BE"/>
    <w:rsid w:val="005D0A19"/>
    <w:rsid w:val="005D313A"/>
    <w:rsid w:val="005D3B48"/>
    <w:rsid w:val="005D3C83"/>
    <w:rsid w:val="005D5590"/>
    <w:rsid w:val="005D60A5"/>
    <w:rsid w:val="005D6EA7"/>
    <w:rsid w:val="005D77B1"/>
    <w:rsid w:val="005E2C1E"/>
    <w:rsid w:val="005E6E84"/>
    <w:rsid w:val="005F0FA2"/>
    <w:rsid w:val="005F151E"/>
    <w:rsid w:val="005F2FD1"/>
    <w:rsid w:val="005F4224"/>
    <w:rsid w:val="005F4EB8"/>
    <w:rsid w:val="005F790E"/>
    <w:rsid w:val="00600362"/>
    <w:rsid w:val="0060598C"/>
    <w:rsid w:val="00606E11"/>
    <w:rsid w:val="00606FC6"/>
    <w:rsid w:val="00610040"/>
    <w:rsid w:val="00610449"/>
    <w:rsid w:val="006110F7"/>
    <w:rsid w:val="00611AE0"/>
    <w:rsid w:val="006129A2"/>
    <w:rsid w:val="00614051"/>
    <w:rsid w:val="006158BE"/>
    <w:rsid w:val="0061638C"/>
    <w:rsid w:val="006168C8"/>
    <w:rsid w:val="00622351"/>
    <w:rsid w:val="0062591C"/>
    <w:rsid w:val="00626D8E"/>
    <w:rsid w:val="00627572"/>
    <w:rsid w:val="00627662"/>
    <w:rsid w:val="00631F9A"/>
    <w:rsid w:val="00636252"/>
    <w:rsid w:val="00636AE6"/>
    <w:rsid w:val="006400D0"/>
    <w:rsid w:val="006433DE"/>
    <w:rsid w:val="00644B7E"/>
    <w:rsid w:val="0064610C"/>
    <w:rsid w:val="00647393"/>
    <w:rsid w:val="006474EF"/>
    <w:rsid w:val="00650A7E"/>
    <w:rsid w:val="00650EE0"/>
    <w:rsid w:val="00653D5E"/>
    <w:rsid w:val="00655344"/>
    <w:rsid w:val="006571C4"/>
    <w:rsid w:val="00657ACF"/>
    <w:rsid w:val="00663C59"/>
    <w:rsid w:val="00664FBE"/>
    <w:rsid w:val="00666F0D"/>
    <w:rsid w:val="00667838"/>
    <w:rsid w:val="00667909"/>
    <w:rsid w:val="00670608"/>
    <w:rsid w:val="00671C51"/>
    <w:rsid w:val="00672E97"/>
    <w:rsid w:val="00673229"/>
    <w:rsid w:val="00675C0F"/>
    <w:rsid w:val="00675FAE"/>
    <w:rsid w:val="00676A32"/>
    <w:rsid w:val="006841A6"/>
    <w:rsid w:val="00684DDC"/>
    <w:rsid w:val="00685E19"/>
    <w:rsid w:val="00691EBE"/>
    <w:rsid w:val="006962AE"/>
    <w:rsid w:val="006A0C1D"/>
    <w:rsid w:val="006A2690"/>
    <w:rsid w:val="006A4913"/>
    <w:rsid w:val="006A6430"/>
    <w:rsid w:val="006A7AF0"/>
    <w:rsid w:val="006B2672"/>
    <w:rsid w:val="006B4DF0"/>
    <w:rsid w:val="006C1239"/>
    <w:rsid w:val="006C1E90"/>
    <w:rsid w:val="006C2C12"/>
    <w:rsid w:val="006C6E9D"/>
    <w:rsid w:val="006D2183"/>
    <w:rsid w:val="006D2CFE"/>
    <w:rsid w:val="006D4565"/>
    <w:rsid w:val="006E5F2B"/>
    <w:rsid w:val="006E6235"/>
    <w:rsid w:val="006E7A07"/>
    <w:rsid w:val="006F0C0B"/>
    <w:rsid w:val="006F38A0"/>
    <w:rsid w:val="006F3B48"/>
    <w:rsid w:val="007008A3"/>
    <w:rsid w:val="0070258E"/>
    <w:rsid w:val="00703D2C"/>
    <w:rsid w:val="007048F8"/>
    <w:rsid w:val="0070793E"/>
    <w:rsid w:val="0071371E"/>
    <w:rsid w:val="0071438E"/>
    <w:rsid w:val="00716DDB"/>
    <w:rsid w:val="00722260"/>
    <w:rsid w:val="00722C13"/>
    <w:rsid w:val="0072619F"/>
    <w:rsid w:val="00726425"/>
    <w:rsid w:val="00734057"/>
    <w:rsid w:val="00735852"/>
    <w:rsid w:val="0073602A"/>
    <w:rsid w:val="00736810"/>
    <w:rsid w:val="00736DEF"/>
    <w:rsid w:val="00737532"/>
    <w:rsid w:val="007400F4"/>
    <w:rsid w:val="0074275A"/>
    <w:rsid w:val="00743B0D"/>
    <w:rsid w:val="00743CC3"/>
    <w:rsid w:val="00744B58"/>
    <w:rsid w:val="00746AD3"/>
    <w:rsid w:val="0075300C"/>
    <w:rsid w:val="0075503D"/>
    <w:rsid w:val="00755C2A"/>
    <w:rsid w:val="00760831"/>
    <w:rsid w:val="00763DB6"/>
    <w:rsid w:val="00764791"/>
    <w:rsid w:val="00766911"/>
    <w:rsid w:val="00766C05"/>
    <w:rsid w:val="007739B6"/>
    <w:rsid w:val="00780474"/>
    <w:rsid w:val="007807F5"/>
    <w:rsid w:val="00781117"/>
    <w:rsid w:val="00782417"/>
    <w:rsid w:val="00783378"/>
    <w:rsid w:val="007849B5"/>
    <w:rsid w:val="00784C95"/>
    <w:rsid w:val="00787345"/>
    <w:rsid w:val="00790D8B"/>
    <w:rsid w:val="00791F00"/>
    <w:rsid w:val="007951F6"/>
    <w:rsid w:val="00795FD7"/>
    <w:rsid w:val="007A07CA"/>
    <w:rsid w:val="007A3283"/>
    <w:rsid w:val="007A5EBE"/>
    <w:rsid w:val="007A7D4F"/>
    <w:rsid w:val="007B14A6"/>
    <w:rsid w:val="007B261E"/>
    <w:rsid w:val="007B2D8C"/>
    <w:rsid w:val="007B30F2"/>
    <w:rsid w:val="007B4749"/>
    <w:rsid w:val="007B6B78"/>
    <w:rsid w:val="007C0974"/>
    <w:rsid w:val="007C2813"/>
    <w:rsid w:val="007C403F"/>
    <w:rsid w:val="007C51E6"/>
    <w:rsid w:val="007C7157"/>
    <w:rsid w:val="007C7333"/>
    <w:rsid w:val="007C7B69"/>
    <w:rsid w:val="007D1C48"/>
    <w:rsid w:val="007D1DE9"/>
    <w:rsid w:val="007D1FCA"/>
    <w:rsid w:val="007D3406"/>
    <w:rsid w:val="007D4780"/>
    <w:rsid w:val="007D54F8"/>
    <w:rsid w:val="007D71CE"/>
    <w:rsid w:val="007E44DB"/>
    <w:rsid w:val="007E477A"/>
    <w:rsid w:val="007E4928"/>
    <w:rsid w:val="007E4CAF"/>
    <w:rsid w:val="007E5BB6"/>
    <w:rsid w:val="007E796D"/>
    <w:rsid w:val="007E7AAE"/>
    <w:rsid w:val="007F500D"/>
    <w:rsid w:val="007F57E6"/>
    <w:rsid w:val="007F60FD"/>
    <w:rsid w:val="008045F5"/>
    <w:rsid w:val="008076C8"/>
    <w:rsid w:val="00811560"/>
    <w:rsid w:val="008160AA"/>
    <w:rsid w:val="00816F97"/>
    <w:rsid w:val="0081717E"/>
    <w:rsid w:val="00823601"/>
    <w:rsid w:val="0082750A"/>
    <w:rsid w:val="00830B66"/>
    <w:rsid w:val="008310A6"/>
    <w:rsid w:val="00831C78"/>
    <w:rsid w:val="0083253B"/>
    <w:rsid w:val="00837F06"/>
    <w:rsid w:val="0084121F"/>
    <w:rsid w:val="0084285F"/>
    <w:rsid w:val="00842947"/>
    <w:rsid w:val="008461F8"/>
    <w:rsid w:val="008461FF"/>
    <w:rsid w:val="00847535"/>
    <w:rsid w:val="008479B8"/>
    <w:rsid w:val="00854B8D"/>
    <w:rsid w:val="00862421"/>
    <w:rsid w:val="008628A0"/>
    <w:rsid w:val="00862BE6"/>
    <w:rsid w:val="0086368E"/>
    <w:rsid w:val="00863B1E"/>
    <w:rsid w:val="0086654B"/>
    <w:rsid w:val="00867A91"/>
    <w:rsid w:val="00872022"/>
    <w:rsid w:val="00877485"/>
    <w:rsid w:val="00877619"/>
    <w:rsid w:val="00882189"/>
    <w:rsid w:val="008849F9"/>
    <w:rsid w:val="00885981"/>
    <w:rsid w:val="0088678A"/>
    <w:rsid w:val="00891577"/>
    <w:rsid w:val="00894B6B"/>
    <w:rsid w:val="008A594E"/>
    <w:rsid w:val="008A5B59"/>
    <w:rsid w:val="008A5DB4"/>
    <w:rsid w:val="008A600C"/>
    <w:rsid w:val="008A74B4"/>
    <w:rsid w:val="008A7A53"/>
    <w:rsid w:val="008B0E7E"/>
    <w:rsid w:val="008C31B3"/>
    <w:rsid w:val="008C4FC6"/>
    <w:rsid w:val="008C6589"/>
    <w:rsid w:val="008D7E83"/>
    <w:rsid w:val="008E16F1"/>
    <w:rsid w:val="008E4F02"/>
    <w:rsid w:val="008E6909"/>
    <w:rsid w:val="008E6BFE"/>
    <w:rsid w:val="008E6FF1"/>
    <w:rsid w:val="008F30B8"/>
    <w:rsid w:val="008F7242"/>
    <w:rsid w:val="00900392"/>
    <w:rsid w:val="00901064"/>
    <w:rsid w:val="009016EB"/>
    <w:rsid w:val="00902EE7"/>
    <w:rsid w:val="0090451D"/>
    <w:rsid w:val="0091084A"/>
    <w:rsid w:val="00910D1C"/>
    <w:rsid w:val="00911DD2"/>
    <w:rsid w:val="009137C4"/>
    <w:rsid w:val="00913AFA"/>
    <w:rsid w:val="00915859"/>
    <w:rsid w:val="009162A4"/>
    <w:rsid w:val="00917698"/>
    <w:rsid w:val="0092100E"/>
    <w:rsid w:val="00923977"/>
    <w:rsid w:val="00925EFD"/>
    <w:rsid w:val="009261D9"/>
    <w:rsid w:val="00927CA3"/>
    <w:rsid w:val="009300CD"/>
    <w:rsid w:val="0093036A"/>
    <w:rsid w:val="00932447"/>
    <w:rsid w:val="00935BC4"/>
    <w:rsid w:val="00937B6B"/>
    <w:rsid w:val="00942B77"/>
    <w:rsid w:val="00943137"/>
    <w:rsid w:val="00945BC7"/>
    <w:rsid w:val="00947374"/>
    <w:rsid w:val="00947B86"/>
    <w:rsid w:val="00951150"/>
    <w:rsid w:val="00952DF5"/>
    <w:rsid w:val="009547B6"/>
    <w:rsid w:val="00955983"/>
    <w:rsid w:val="00956EB8"/>
    <w:rsid w:val="00961EED"/>
    <w:rsid w:val="00964249"/>
    <w:rsid w:val="00973372"/>
    <w:rsid w:val="009809DC"/>
    <w:rsid w:val="00990E93"/>
    <w:rsid w:val="0099192F"/>
    <w:rsid w:val="0099758E"/>
    <w:rsid w:val="009A0199"/>
    <w:rsid w:val="009A2EA5"/>
    <w:rsid w:val="009A3A1B"/>
    <w:rsid w:val="009B225F"/>
    <w:rsid w:val="009B3BE2"/>
    <w:rsid w:val="009B5E5D"/>
    <w:rsid w:val="009B7935"/>
    <w:rsid w:val="009B7C65"/>
    <w:rsid w:val="009C295C"/>
    <w:rsid w:val="009E0541"/>
    <w:rsid w:val="009E3188"/>
    <w:rsid w:val="009F24CB"/>
    <w:rsid w:val="009F4FE4"/>
    <w:rsid w:val="009F679F"/>
    <w:rsid w:val="009F6D07"/>
    <w:rsid w:val="009F7A17"/>
    <w:rsid w:val="00A0210A"/>
    <w:rsid w:val="00A02597"/>
    <w:rsid w:val="00A02AA4"/>
    <w:rsid w:val="00A06D25"/>
    <w:rsid w:val="00A072F2"/>
    <w:rsid w:val="00A07C67"/>
    <w:rsid w:val="00A10F86"/>
    <w:rsid w:val="00A12A9D"/>
    <w:rsid w:val="00A145D5"/>
    <w:rsid w:val="00A159FB"/>
    <w:rsid w:val="00A2002F"/>
    <w:rsid w:val="00A22DE8"/>
    <w:rsid w:val="00A22EB4"/>
    <w:rsid w:val="00A22F61"/>
    <w:rsid w:val="00A43415"/>
    <w:rsid w:val="00A4408E"/>
    <w:rsid w:val="00A44E62"/>
    <w:rsid w:val="00A456BD"/>
    <w:rsid w:val="00A4577A"/>
    <w:rsid w:val="00A46B62"/>
    <w:rsid w:val="00A46C2B"/>
    <w:rsid w:val="00A51A01"/>
    <w:rsid w:val="00A51AF2"/>
    <w:rsid w:val="00A54296"/>
    <w:rsid w:val="00A55FEF"/>
    <w:rsid w:val="00A614F0"/>
    <w:rsid w:val="00A72013"/>
    <w:rsid w:val="00A75424"/>
    <w:rsid w:val="00A779EE"/>
    <w:rsid w:val="00A807AF"/>
    <w:rsid w:val="00A80E85"/>
    <w:rsid w:val="00A8147A"/>
    <w:rsid w:val="00A81B54"/>
    <w:rsid w:val="00A81FFB"/>
    <w:rsid w:val="00A8328B"/>
    <w:rsid w:val="00A83C68"/>
    <w:rsid w:val="00A8436A"/>
    <w:rsid w:val="00A854ED"/>
    <w:rsid w:val="00A857AF"/>
    <w:rsid w:val="00A97CB6"/>
    <w:rsid w:val="00A97EEA"/>
    <w:rsid w:val="00AA0BEF"/>
    <w:rsid w:val="00AA731F"/>
    <w:rsid w:val="00AB0529"/>
    <w:rsid w:val="00AB11AF"/>
    <w:rsid w:val="00AB1F96"/>
    <w:rsid w:val="00AB4E7B"/>
    <w:rsid w:val="00AB53F6"/>
    <w:rsid w:val="00AC0E10"/>
    <w:rsid w:val="00AC1613"/>
    <w:rsid w:val="00AC1950"/>
    <w:rsid w:val="00AC235B"/>
    <w:rsid w:val="00AC3D5A"/>
    <w:rsid w:val="00AC3EBF"/>
    <w:rsid w:val="00AC4573"/>
    <w:rsid w:val="00AC4C48"/>
    <w:rsid w:val="00AD0207"/>
    <w:rsid w:val="00AD0496"/>
    <w:rsid w:val="00AD0BE1"/>
    <w:rsid w:val="00AD4D3D"/>
    <w:rsid w:val="00AD5057"/>
    <w:rsid w:val="00AE0082"/>
    <w:rsid w:val="00AE0729"/>
    <w:rsid w:val="00AE3588"/>
    <w:rsid w:val="00AE4405"/>
    <w:rsid w:val="00AE5B24"/>
    <w:rsid w:val="00AE6314"/>
    <w:rsid w:val="00AE79E5"/>
    <w:rsid w:val="00AE7A5B"/>
    <w:rsid w:val="00AF0496"/>
    <w:rsid w:val="00AF2699"/>
    <w:rsid w:val="00AF3776"/>
    <w:rsid w:val="00AF3926"/>
    <w:rsid w:val="00AF4BFA"/>
    <w:rsid w:val="00AF5D1B"/>
    <w:rsid w:val="00AF6AF7"/>
    <w:rsid w:val="00B00513"/>
    <w:rsid w:val="00B0205B"/>
    <w:rsid w:val="00B1062A"/>
    <w:rsid w:val="00B10945"/>
    <w:rsid w:val="00B11D03"/>
    <w:rsid w:val="00B12341"/>
    <w:rsid w:val="00B15F98"/>
    <w:rsid w:val="00B200D3"/>
    <w:rsid w:val="00B21FE1"/>
    <w:rsid w:val="00B22E2C"/>
    <w:rsid w:val="00B250A5"/>
    <w:rsid w:val="00B358F8"/>
    <w:rsid w:val="00B432AB"/>
    <w:rsid w:val="00B4553E"/>
    <w:rsid w:val="00B455AD"/>
    <w:rsid w:val="00B45AED"/>
    <w:rsid w:val="00B45E19"/>
    <w:rsid w:val="00B47064"/>
    <w:rsid w:val="00B50004"/>
    <w:rsid w:val="00B51C44"/>
    <w:rsid w:val="00B54DAC"/>
    <w:rsid w:val="00B56609"/>
    <w:rsid w:val="00B6396E"/>
    <w:rsid w:val="00B63BAF"/>
    <w:rsid w:val="00B648AE"/>
    <w:rsid w:val="00B65D0F"/>
    <w:rsid w:val="00B664AB"/>
    <w:rsid w:val="00B72A80"/>
    <w:rsid w:val="00B75A62"/>
    <w:rsid w:val="00B771C1"/>
    <w:rsid w:val="00B77FEF"/>
    <w:rsid w:val="00B80216"/>
    <w:rsid w:val="00B8275C"/>
    <w:rsid w:val="00B84853"/>
    <w:rsid w:val="00B8525D"/>
    <w:rsid w:val="00B91ACA"/>
    <w:rsid w:val="00B922B0"/>
    <w:rsid w:val="00B943B5"/>
    <w:rsid w:val="00B95C0B"/>
    <w:rsid w:val="00BA1437"/>
    <w:rsid w:val="00BA2EF8"/>
    <w:rsid w:val="00BA4731"/>
    <w:rsid w:val="00BA6D47"/>
    <w:rsid w:val="00BA76AD"/>
    <w:rsid w:val="00BA7ABE"/>
    <w:rsid w:val="00BB357D"/>
    <w:rsid w:val="00BB4D04"/>
    <w:rsid w:val="00BB6778"/>
    <w:rsid w:val="00BB73F8"/>
    <w:rsid w:val="00BC4055"/>
    <w:rsid w:val="00BC586F"/>
    <w:rsid w:val="00BC6D7C"/>
    <w:rsid w:val="00BD062C"/>
    <w:rsid w:val="00BD2A04"/>
    <w:rsid w:val="00BD2B33"/>
    <w:rsid w:val="00BD5CAD"/>
    <w:rsid w:val="00BD6BC8"/>
    <w:rsid w:val="00BD7DC3"/>
    <w:rsid w:val="00BE0DA3"/>
    <w:rsid w:val="00BE337E"/>
    <w:rsid w:val="00BE399A"/>
    <w:rsid w:val="00BE4FCE"/>
    <w:rsid w:val="00BF33BD"/>
    <w:rsid w:val="00BF6657"/>
    <w:rsid w:val="00BF6AE5"/>
    <w:rsid w:val="00BF7B20"/>
    <w:rsid w:val="00C02CA2"/>
    <w:rsid w:val="00C11EED"/>
    <w:rsid w:val="00C1363E"/>
    <w:rsid w:val="00C14888"/>
    <w:rsid w:val="00C17EA6"/>
    <w:rsid w:val="00C220C3"/>
    <w:rsid w:val="00C255A9"/>
    <w:rsid w:val="00C25F20"/>
    <w:rsid w:val="00C27881"/>
    <w:rsid w:val="00C279D1"/>
    <w:rsid w:val="00C302E8"/>
    <w:rsid w:val="00C32608"/>
    <w:rsid w:val="00C343FC"/>
    <w:rsid w:val="00C347EC"/>
    <w:rsid w:val="00C35518"/>
    <w:rsid w:val="00C37222"/>
    <w:rsid w:val="00C373D4"/>
    <w:rsid w:val="00C3799D"/>
    <w:rsid w:val="00C37FCC"/>
    <w:rsid w:val="00C404BB"/>
    <w:rsid w:val="00C40CCD"/>
    <w:rsid w:val="00C42B15"/>
    <w:rsid w:val="00C46CD8"/>
    <w:rsid w:val="00C50F2E"/>
    <w:rsid w:val="00C5675A"/>
    <w:rsid w:val="00C573FE"/>
    <w:rsid w:val="00C60FC1"/>
    <w:rsid w:val="00C62620"/>
    <w:rsid w:val="00C71319"/>
    <w:rsid w:val="00C7256C"/>
    <w:rsid w:val="00C746FD"/>
    <w:rsid w:val="00C75959"/>
    <w:rsid w:val="00C75E8E"/>
    <w:rsid w:val="00C76A6F"/>
    <w:rsid w:val="00C773AD"/>
    <w:rsid w:val="00C77C5F"/>
    <w:rsid w:val="00C83834"/>
    <w:rsid w:val="00C8674A"/>
    <w:rsid w:val="00C905B8"/>
    <w:rsid w:val="00C90790"/>
    <w:rsid w:val="00C93741"/>
    <w:rsid w:val="00CA04D9"/>
    <w:rsid w:val="00CA1392"/>
    <w:rsid w:val="00CA5A72"/>
    <w:rsid w:val="00CA5BD1"/>
    <w:rsid w:val="00CA75D9"/>
    <w:rsid w:val="00CB2A9C"/>
    <w:rsid w:val="00CB5BBE"/>
    <w:rsid w:val="00CB7462"/>
    <w:rsid w:val="00CB7538"/>
    <w:rsid w:val="00CC1193"/>
    <w:rsid w:val="00CC1F5D"/>
    <w:rsid w:val="00CC2B4F"/>
    <w:rsid w:val="00CC4199"/>
    <w:rsid w:val="00CC4DC7"/>
    <w:rsid w:val="00CC58A4"/>
    <w:rsid w:val="00CD2306"/>
    <w:rsid w:val="00CD2421"/>
    <w:rsid w:val="00CD334A"/>
    <w:rsid w:val="00CD6572"/>
    <w:rsid w:val="00CE089F"/>
    <w:rsid w:val="00CE095B"/>
    <w:rsid w:val="00CE18C9"/>
    <w:rsid w:val="00CE210A"/>
    <w:rsid w:val="00CE5461"/>
    <w:rsid w:val="00CE6743"/>
    <w:rsid w:val="00CE7703"/>
    <w:rsid w:val="00CF01C0"/>
    <w:rsid w:val="00CF42B3"/>
    <w:rsid w:val="00CF5173"/>
    <w:rsid w:val="00CF72F9"/>
    <w:rsid w:val="00D00D13"/>
    <w:rsid w:val="00D043D6"/>
    <w:rsid w:val="00D067FA"/>
    <w:rsid w:val="00D155CE"/>
    <w:rsid w:val="00D1679A"/>
    <w:rsid w:val="00D20031"/>
    <w:rsid w:val="00D207A1"/>
    <w:rsid w:val="00D222AE"/>
    <w:rsid w:val="00D22A58"/>
    <w:rsid w:val="00D2688E"/>
    <w:rsid w:val="00D27A2C"/>
    <w:rsid w:val="00D3146A"/>
    <w:rsid w:val="00D31AC0"/>
    <w:rsid w:val="00D31CFB"/>
    <w:rsid w:val="00D40865"/>
    <w:rsid w:val="00D428E0"/>
    <w:rsid w:val="00D4429F"/>
    <w:rsid w:val="00D446B9"/>
    <w:rsid w:val="00D4527F"/>
    <w:rsid w:val="00D50D0D"/>
    <w:rsid w:val="00D53410"/>
    <w:rsid w:val="00D538ED"/>
    <w:rsid w:val="00D543C9"/>
    <w:rsid w:val="00D5525E"/>
    <w:rsid w:val="00D553C2"/>
    <w:rsid w:val="00D55B56"/>
    <w:rsid w:val="00D57C35"/>
    <w:rsid w:val="00D630D8"/>
    <w:rsid w:val="00D6442C"/>
    <w:rsid w:val="00D661E5"/>
    <w:rsid w:val="00D706FA"/>
    <w:rsid w:val="00D70E9D"/>
    <w:rsid w:val="00D74444"/>
    <w:rsid w:val="00D74CDB"/>
    <w:rsid w:val="00D76D94"/>
    <w:rsid w:val="00D7753E"/>
    <w:rsid w:val="00D779D6"/>
    <w:rsid w:val="00D80599"/>
    <w:rsid w:val="00D8446D"/>
    <w:rsid w:val="00D84F9A"/>
    <w:rsid w:val="00D8529A"/>
    <w:rsid w:val="00D86303"/>
    <w:rsid w:val="00D87013"/>
    <w:rsid w:val="00D908C6"/>
    <w:rsid w:val="00D91F57"/>
    <w:rsid w:val="00D93A12"/>
    <w:rsid w:val="00D949DC"/>
    <w:rsid w:val="00D97DD4"/>
    <w:rsid w:val="00DB0526"/>
    <w:rsid w:val="00DB5E1A"/>
    <w:rsid w:val="00DC2E27"/>
    <w:rsid w:val="00DD194E"/>
    <w:rsid w:val="00DD33F4"/>
    <w:rsid w:val="00DD7B37"/>
    <w:rsid w:val="00DE02CB"/>
    <w:rsid w:val="00DE0A41"/>
    <w:rsid w:val="00DE16B2"/>
    <w:rsid w:val="00DE5226"/>
    <w:rsid w:val="00DE5B5C"/>
    <w:rsid w:val="00DE69C3"/>
    <w:rsid w:val="00DE7006"/>
    <w:rsid w:val="00DE7D2B"/>
    <w:rsid w:val="00DF0F21"/>
    <w:rsid w:val="00DF337E"/>
    <w:rsid w:val="00E01D86"/>
    <w:rsid w:val="00E03801"/>
    <w:rsid w:val="00E0532D"/>
    <w:rsid w:val="00E057CE"/>
    <w:rsid w:val="00E061FE"/>
    <w:rsid w:val="00E10A45"/>
    <w:rsid w:val="00E11C2B"/>
    <w:rsid w:val="00E12178"/>
    <w:rsid w:val="00E122BA"/>
    <w:rsid w:val="00E13840"/>
    <w:rsid w:val="00E13F07"/>
    <w:rsid w:val="00E14187"/>
    <w:rsid w:val="00E20077"/>
    <w:rsid w:val="00E223FC"/>
    <w:rsid w:val="00E22744"/>
    <w:rsid w:val="00E24907"/>
    <w:rsid w:val="00E30369"/>
    <w:rsid w:val="00E309B5"/>
    <w:rsid w:val="00E30AE3"/>
    <w:rsid w:val="00E310C6"/>
    <w:rsid w:val="00E3240D"/>
    <w:rsid w:val="00E3428E"/>
    <w:rsid w:val="00E3501A"/>
    <w:rsid w:val="00E4126F"/>
    <w:rsid w:val="00E4568A"/>
    <w:rsid w:val="00E46E60"/>
    <w:rsid w:val="00E523C0"/>
    <w:rsid w:val="00E5482C"/>
    <w:rsid w:val="00E54AD6"/>
    <w:rsid w:val="00E56D8E"/>
    <w:rsid w:val="00E570D6"/>
    <w:rsid w:val="00E60728"/>
    <w:rsid w:val="00E609B3"/>
    <w:rsid w:val="00E6123C"/>
    <w:rsid w:val="00E62EC2"/>
    <w:rsid w:val="00E64DD0"/>
    <w:rsid w:val="00E66DC6"/>
    <w:rsid w:val="00E6747B"/>
    <w:rsid w:val="00E7080F"/>
    <w:rsid w:val="00E71E89"/>
    <w:rsid w:val="00E74917"/>
    <w:rsid w:val="00E806B4"/>
    <w:rsid w:val="00E84E20"/>
    <w:rsid w:val="00E857B5"/>
    <w:rsid w:val="00E85EE5"/>
    <w:rsid w:val="00E90AD7"/>
    <w:rsid w:val="00E96713"/>
    <w:rsid w:val="00EA1211"/>
    <w:rsid w:val="00EA140C"/>
    <w:rsid w:val="00EA2F33"/>
    <w:rsid w:val="00EA5038"/>
    <w:rsid w:val="00EA6EE5"/>
    <w:rsid w:val="00EB054F"/>
    <w:rsid w:val="00EB0D3E"/>
    <w:rsid w:val="00EC424E"/>
    <w:rsid w:val="00EC4588"/>
    <w:rsid w:val="00EC49D6"/>
    <w:rsid w:val="00EC68BF"/>
    <w:rsid w:val="00EC703F"/>
    <w:rsid w:val="00ED00F2"/>
    <w:rsid w:val="00ED06A4"/>
    <w:rsid w:val="00ED1CF6"/>
    <w:rsid w:val="00ED2AA2"/>
    <w:rsid w:val="00ED5866"/>
    <w:rsid w:val="00EE01F4"/>
    <w:rsid w:val="00EE1F0D"/>
    <w:rsid w:val="00EE3850"/>
    <w:rsid w:val="00EE3FEA"/>
    <w:rsid w:val="00EE4FA4"/>
    <w:rsid w:val="00EE6CBE"/>
    <w:rsid w:val="00EF2FFA"/>
    <w:rsid w:val="00EF4F86"/>
    <w:rsid w:val="00EF50FD"/>
    <w:rsid w:val="00F00E12"/>
    <w:rsid w:val="00F03A5A"/>
    <w:rsid w:val="00F057E4"/>
    <w:rsid w:val="00F07F9A"/>
    <w:rsid w:val="00F15537"/>
    <w:rsid w:val="00F1769A"/>
    <w:rsid w:val="00F20630"/>
    <w:rsid w:val="00F25372"/>
    <w:rsid w:val="00F25817"/>
    <w:rsid w:val="00F2740B"/>
    <w:rsid w:val="00F340AE"/>
    <w:rsid w:val="00F410DD"/>
    <w:rsid w:val="00F419BC"/>
    <w:rsid w:val="00F4208E"/>
    <w:rsid w:val="00F4265A"/>
    <w:rsid w:val="00F430D2"/>
    <w:rsid w:val="00F44A85"/>
    <w:rsid w:val="00F46DCA"/>
    <w:rsid w:val="00F4718F"/>
    <w:rsid w:val="00F5134A"/>
    <w:rsid w:val="00F523AD"/>
    <w:rsid w:val="00F55DCA"/>
    <w:rsid w:val="00F5734B"/>
    <w:rsid w:val="00F57E7E"/>
    <w:rsid w:val="00F605A1"/>
    <w:rsid w:val="00F620A2"/>
    <w:rsid w:val="00F677CF"/>
    <w:rsid w:val="00F7009D"/>
    <w:rsid w:val="00F70255"/>
    <w:rsid w:val="00F70A63"/>
    <w:rsid w:val="00F71A70"/>
    <w:rsid w:val="00F75BA8"/>
    <w:rsid w:val="00F76FCE"/>
    <w:rsid w:val="00F82EB6"/>
    <w:rsid w:val="00F839FF"/>
    <w:rsid w:val="00F852D6"/>
    <w:rsid w:val="00F92832"/>
    <w:rsid w:val="00F92A5F"/>
    <w:rsid w:val="00F94530"/>
    <w:rsid w:val="00F96B72"/>
    <w:rsid w:val="00FA29A4"/>
    <w:rsid w:val="00FA5857"/>
    <w:rsid w:val="00FA789F"/>
    <w:rsid w:val="00FB0AC6"/>
    <w:rsid w:val="00FB2919"/>
    <w:rsid w:val="00FB6A26"/>
    <w:rsid w:val="00FC00A2"/>
    <w:rsid w:val="00FC0635"/>
    <w:rsid w:val="00FC2F50"/>
    <w:rsid w:val="00FC468C"/>
    <w:rsid w:val="00FC64AA"/>
    <w:rsid w:val="00FD0263"/>
    <w:rsid w:val="00FD0CD5"/>
    <w:rsid w:val="00FD109F"/>
    <w:rsid w:val="00FD5FCE"/>
    <w:rsid w:val="00FD623A"/>
    <w:rsid w:val="00FE158C"/>
    <w:rsid w:val="00FE1A02"/>
    <w:rsid w:val="00FE45F2"/>
    <w:rsid w:val="00FE7C00"/>
    <w:rsid w:val="00FF2005"/>
    <w:rsid w:val="00FF5707"/>
    <w:rsid w:val="00FF703C"/>
    <w:rsid w:val="00FF72AB"/>
    <w:rsid w:val="00FF79F8"/>
    <w:rsid w:val="02FB9FB4"/>
    <w:rsid w:val="089C5650"/>
    <w:rsid w:val="0EF39E67"/>
    <w:rsid w:val="1017EBAC"/>
    <w:rsid w:val="193661CD"/>
    <w:rsid w:val="197B592B"/>
    <w:rsid w:val="204B65B8"/>
    <w:rsid w:val="2493BA0D"/>
    <w:rsid w:val="27DBF741"/>
    <w:rsid w:val="2BEE6C57"/>
    <w:rsid w:val="2EF058C3"/>
    <w:rsid w:val="40C1E629"/>
    <w:rsid w:val="47E5D014"/>
    <w:rsid w:val="543A980F"/>
    <w:rsid w:val="56C9611A"/>
    <w:rsid w:val="578F5C42"/>
    <w:rsid w:val="58935283"/>
    <w:rsid w:val="5B2F7063"/>
    <w:rsid w:val="5DD82C09"/>
    <w:rsid w:val="61CD0E71"/>
    <w:rsid w:val="623BD71B"/>
    <w:rsid w:val="68EBB0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v:textbox inset="5.85pt,.7pt,5.85pt,.7pt"/>
    </o:shapedefaults>
    <o:shapelayout v:ext="edit">
      <o:idmap v:ext="edit" data="1"/>
    </o:shapelayout>
  </w:shapeDefaults>
  <w:decimalSymbol w:val="."/>
  <w:listSeparator w:val=","/>
  <w14:docId w14:val="3C04AED1"/>
  <w15:docId w15:val="{5BC7B989-EB63-41F6-B09C-EAC8C9937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F6657"/>
  </w:style>
  <w:style w:type="paragraph" w:styleId="Heading1">
    <w:name w:val="heading 1"/>
    <w:basedOn w:val="Normal"/>
    <w:next w:val="Normal"/>
    <w:qFormat/>
    <w:rsid w:val="00BF6657"/>
    <w:pPr>
      <w:keepNext/>
      <w:spacing w:before="240" w:after="60"/>
      <w:outlineLvl w:val="0"/>
    </w:pPr>
    <w:rPr>
      <w:b/>
      <w:kern w:val="28"/>
      <w:sz w:val="28"/>
    </w:rPr>
  </w:style>
  <w:style w:type="paragraph" w:styleId="Heading2">
    <w:name w:val="heading 2"/>
    <w:basedOn w:val="Normal"/>
    <w:next w:val="Normal"/>
    <w:qFormat/>
    <w:rsid w:val="00BF6657"/>
    <w:pPr>
      <w:keepNext/>
      <w:spacing w:before="120" w:after="60"/>
      <w:outlineLvl w:val="1"/>
    </w:pPr>
    <w:rPr>
      <w:b/>
      <w:sz w:val="24"/>
    </w:rPr>
  </w:style>
  <w:style w:type="paragraph" w:styleId="Heading3">
    <w:name w:val="heading 3"/>
    <w:basedOn w:val="Normal"/>
    <w:next w:val="Normal"/>
    <w:qFormat/>
    <w:rsid w:val="00D949DC"/>
    <w:pPr>
      <w:keepNext/>
      <w:spacing w:before="360" w:after="120" w:line="240" w:lineRule="exact"/>
      <w:ind w:left="720"/>
      <w:jc w:val="center"/>
      <w:outlineLvl w:val="2"/>
    </w:pPr>
    <w:rPr>
      <w:rFonts w:eastAsia="SimSun"/>
      <w:smallCaps/>
      <w:sz w:val="22"/>
      <w:szCs w:val="22"/>
      <w:lang w:eastAsia="zh-CN"/>
    </w:rPr>
  </w:style>
  <w:style w:type="paragraph" w:styleId="Heading4">
    <w:name w:val="heading 4"/>
    <w:basedOn w:val="Normal"/>
    <w:next w:val="Normal"/>
    <w:qFormat/>
    <w:rsid w:val="00BF6657"/>
    <w:pPr>
      <w:keepNext/>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BF6657"/>
  </w:style>
  <w:style w:type="character" w:styleId="FootnoteReference">
    <w:name w:val="footnote reference"/>
    <w:semiHidden/>
    <w:rsid w:val="00BF6657"/>
    <w:rPr>
      <w:vertAlign w:val="superscript"/>
    </w:rPr>
  </w:style>
  <w:style w:type="paragraph" w:styleId="BodyText">
    <w:name w:val="Body Text"/>
    <w:basedOn w:val="Normal"/>
    <w:rsid w:val="00BF6657"/>
    <w:pPr>
      <w:jc w:val="both"/>
    </w:pPr>
  </w:style>
  <w:style w:type="paragraph" w:styleId="Header">
    <w:name w:val="header"/>
    <w:basedOn w:val="Normal"/>
    <w:rsid w:val="00BF6657"/>
    <w:pPr>
      <w:tabs>
        <w:tab w:val="center" w:pos="4320"/>
        <w:tab w:val="right" w:pos="8640"/>
      </w:tabs>
    </w:pPr>
  </w:style>
  <w:style w:type="paragraph" w:styleId="Footer">
    <w:name w:val="footer"/>
    <w:basedOn w:val="Normal"/>
    <w:link w:val="FooterChar"/>
    <w:uiPriority w:val="99"/>
    <w:rsid w:val="00BF6657"/>
    <w:pPr>
      <w:tabs>
        <w:tab w:val="center" w:pos="4320"/>
        <w:tab w:val="right" w:pos="8640"/>
      </w:tabs>
    </w:pPr>
  </w:style>
  <w:style w:type="paragraph" w:styleId="BodyText2">
    <w:name w:val="Body Text 2"/>
    <w:basedOn w:val="Normal"/>
    <w:rsid w:val="00BF6657"/>
    <w:rPr>
      <w:sz w:val="24"/>
    </w:rPr>
  </w:style>
  <w:style w:type="character" w:styleId="Hyperlink">
    <w:name w:val="Hyperlink"/>
    <w:rsid w:val="00BF6657"/>
    <w:rPr>
      <w:color w:val="0000FF"/>
      <w:u w:val="single"/>
    </w:rPr>
  </w:style>
  <w:style w:type="character" w:customStyle="1" w:styleId="MTEquationSection">
    <w:name w:val="MTEquationSection"/>
    <w:rsid w:val="00BF6657"/>
    <w:rPr>
      <w:vanish/>
      <w:color w:val="FF0000"/>
      <w:kern w:val="6"/>
      <w:sz w:val="18"/>
    </w:rPr>
  </w:style>
  <w:style w:type="paragraph" w:customStyle="1" w:styleId="MTDisplayEquation">
    <w:name w:val="MTDisplayEquation"/>
    <w:basedOn w:val="Normal"/>
    <w:rsid w:val="00BF6657"/>
    <w:pPr>
      <w:tabs>
        <w:tab w:val="center" w:pos="2360"/>
        <w:tab w:val="right" w:pos="4720"/>
      </w:tabs>
      <w:spacing w:before="120" w:after="120"/>
    </w:pPr>
    <w:rPr>
      <w:rFonts w:ascii="Times" w:hAnsi="Times"/>
    </w:rPr>
  </w:style>
  <w:style w:type="paragraph" w:styleId="BodyTextIndent2">
    <w:name w:val="Body Text Indent 2"/>
    <w:basedOn w:val="Normal"/>
    <w:rsid w:val="00BF6657"/>
    <w:pPr>
      <w:spacing w:line="240" w:lineRule="exact"/>
      <w:ind w:firstLine="187"/>
      <w:jc w:val="both"/>
    </w:pPr>
    <w:rPr>
      <w:rFonts w:ascii="Times" w:hAnsi="Times"/>
    </w:rPr>
  </w:style>
  <w:style w:type="paragraph" w:customStyle="1" w:styleId="References">
    <w:name w:val="References"/>
    <w:basedOn w:val="ListNumber"/>
    <w:rsid w:val="00BF6657"/>
    <w:pPr>
      <w:tabs>
        <w:tab w:val="clear" w:pos="360"/>
      </w:tabs>
    </w:pPr>
    <w:rPr>
      <w:sz w:val="16"/>
    </w:rPr>
  </w:style>
  <w:style w:type="paragraph" w:styleId="ListNumber">
    <w:name w:val="List Number"/>
    <w:basedOn w:val="Normal"/>
    <w:rsid w:val="00BF6657"/>
    <w:pPr>
      <w:numPr>
        <w:numId w:val="3"/>
      </w:numPr>
    </w:pPr>
  </w:style>
  <w:style w:type="character" w:styleId="FollowedHyperlink">
    <w:name w:val="FollowedHyperlink"/>
    <w:rsid w:val="00BF6657"/>
    <w:rPr>
      <w:color w:val="800080"/>
      <w:u w:val="single"/>
    </w:rPr>
  </w:style>
  <w:style w:type="paragraph" w:styleId="BalloonText">
    <w:name w:val="Balloon Text"/>
    <w:basedOn w:val="Normal"/>
    <w:semiHidden/>
    <w:rsid w:val="00C347EC"/>
    <w:rPr>
      <w:rFonts w:ascii="Tahoma" w:hAnsi="Tahoma" w:cs="Tahoma"/>
      <w:sz w:val="16"/>
      <w:szCs w:val="16"/>
    </w:rPr>
  </w:style>
  <w:style w:type="table" w:styleId="TableGrid">
    <w:name w:val="Table Grid"/>
    <w:basedOn w:val="TableNormal"/>
    <w:rsid w:val="00AD04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0E0C5C"/>
  </w:style>
  <w:style w:type="paragraph" w:styleId="NormalWeb">
    <w:name w:val="Normal (Web)"/>
    <w:basedOn w:val="Normal"/>
    <w:uiPriority w:val="99"/>
    <w:unhideWhenUsed/>
    <w:rsid w:val="00E570D6"/>
    <w:pPr>
      <w:spacing w:before="100" w:beforeAutospacing="1" w:after="100" w:afterAutospacing="1"/>
    </w:pPr>
    <w:rPr>
      <w:rFonts w:eastAsia="Times New Roman"/>
      <w:sz w:val="24"/>
      <w:szCs w:val="24"/>
    </w:rPr>
  </w:style>
  <w:style w:type="paragraph" w:styleId="ListParagraph">
    <w:name w:val="List Paragraph"/>
    <w:basedOn w:val="Normal"/>
    <w:uiPriority w:val="34"/>
    <w:qFormat/>
    <w:rsid w:val="00D27A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294707">
      <w:bodyDiv w:val="1"/>
      <w:marLeft w:val="0"/>
      <w:marRight w:val="0"/>
      <w:marTop w:val="0"/>
      <w:marBottom w:val="0"/>
      <w:divBdr>
        <w:top w:val="none" w:sz="0" w:space="0" w:color="auto"/>
        <w:left w:val="none" w:sz="0" w:space="0" w:color="auto"/>
        <w:bottom w:val="none" w:sz="0" w:space="0" w:color="auto"/>
        <w:right w:val="none" w:sz="0" w:space="0" w:color="auto"/>
      </w:divBdr>
    </w:div>
    <w:div w:id="866916907">
      <w:bodyDiv w:val="1"/>
      <w:marLeft w:val="0"/>
      <w:marRight w:val="0"/>
      <w:marTop w:val="0"/>
      <w:marBottom w:val="0"/>
      <w:divBdr>
        <w:top w:val="none" w:sz="0" w:space="0" w:color="auto"/>
        <w:left w:val="none" w:sz="0" w:space="0" w:color="auto"/>
        <w:bottom w:val="none" w:sz="0" w:space="0" w:color="auto"/>
        <w:right w:val="none" w:sz="0" w:space="0" w:color="auto"/>
      </w:divBdr>
    </w:div>
    <w:div w:id="101830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_activity xmlns="7c654ed7-066f-424b-bd5a-3e349f3b66b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5E60150C6776E42A21DE7D27EBFF46F" ma:contentTypeVersion="10" ma:contentTypeDescription="Create a new document." ma:contentTypeScope="" ma:versionID="77c4241a6f5a2bcf11e5a607e2e597d1">
  <xsd:schema xmlns:xsd="http://www.w3.org/2001/XMLSchema" xmlns:xs="http://www.w3.org/2001/XMLSchema" xmlns:p="http://schemas.microsoft.com/office/2006/metadata/properties" xmlns:ns3="7c654ed7-066f-424b-bd5a-3e349f3b66bb" xmlns:ns4="bb2c65ec-f850-4de3-a7d7-a897a5450403" targetNamespace="http://schemas.microsoft.com/office/2006/metadata/properties" ma:root="true" ma:fieldsID="ebe942030f6c49c57be16f055e29b9e1" ns3:_="" ns4:_="">
    <xsd:import namespace="7c654ed7-066f-424b-bd5a-3e349f3b66bb"/>
    <xsd:import namespace="bb2c65ec-f850-4de3-a7d7-a897a545040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654ed7-066f-424b-bd5a-3e349f3b66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b2c65ec-f850-4de3-a7d7-a897a545040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324DB6-A951-7847-8142-050E1DBD6929}">
  <ds:schemaRefs>
    <ds:schemaRef ds:uri="http://schemas.openxmlformats.org/officeDocument/2006/bibliography"/>
  </ds:schemaRefs>
</ds:datastoreItem>
</file>

<file path=customXml/itemProps2.xml><?xml version="1.0" encoding="utf-8"?>
<ds:datastoreItem xmlns:ds="http://schemas.openxmlformats.org/officeDocument/2006/customXml" ds:itemID="{8005A6BA-A380-443E-8AF3-B905DEEA3098}">
  <ds:schemaRefs>
    <ds:schemaRef ds:uri="http://schemas.microsoft.com/office/2006/metadata/properties"/>
    <ds:schemaRef ds:uri="http://schemas.microsoft.com/office/infopath/2007/PartnerControls"/>
    <ds:schemaRef ds:uri="7c654ed7-066f-424b-bd5a-3e349f3b66bb"/>
  </ds:schemaRefs>
</ds:datastoreItem>
</file>

<file path=customXml/itemProps3.xml><?xml version="1.0" encoding="utf-8"?>
<ds:datastoreItem xmlns:ds="http://schemas.openxmlformats.org/officeDocument/2006/customXml" ds:itemID="{791EF6FC-D590-4914-B7AC-DBE9D6C109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654ed7-066f-424b-bd5a-3e349f3b66bb"/>
    <ds:schemaRef ds:uri="bb2c65ec-f850-4de3-a7d7-a897a54504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9A7BF4D-9A90-44A5-96DB-D89648DEFD20}">
  <ds:schemaRefs>
    <ds:schemaRef ds:uri="http://schemas.microsoft.com/sharepoint/v3/contenttype/forms"/>
  </ds:schemaRefs>
</ds:datastoreItem>
</file>

<file path=docMetadata/LabelInfo.xml><?xml version="1.0" encoding="utf-8"?>
<clbl:labelList xmlns:clbl="http://schemas.microsoft.com/office/2020/mipLabelMetadata">
  <clbl:label id="{f6b6dd5b-f02f-441a-99a0-162ac5060bd2}" enabled="0" method="" siteId="{f6b6dd5b-f02f-441a-99a0-162ac5060bd2}" removed="1"/>
</clbl:labelList>
</file>

<file path=docProps/app.xml><?xml version="1.0" encoding="utf-8"?>
<Properties xmlns="http://schemas.openxmlformats.org/officeDocument/2006/extended-properties" xmlns:vt="http://schemas.openxmlformats.org/officeDocument/2006/docPropsVTypes">
  <Template>.~WRD0000</Template>
  <TotalTime>1</TotalTime>
  <Pages>3</Pages>
  <Words>1157</Words>
  <Characters>6596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Submission Format for IMS2004 (Title in 18-point Times font)</vt:lpstr>
    </vt:vector>
  </TitlesOfParts>
  <Company>Tina's consultant</Company>
  <LinksUpToDate>false</LinksUpToDate>
  <CharactersWithSpaces>7738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Submission Format for IMS2004 (Title in 18-point Times font)</dc:title>
  <dc:subject/>
  <dc:creator>Tina Quach</dc:creator>
  <cp:keywords/>
  <cp:lastModifiedBy>Joshua Jiao</cp:lastModifiedBy>
  <cp:revision>2</cp:revision>
  <cp:lastPrinted>2004-12-12T14:41:00Z</cp:lastPrinted>
  <dcterms:created xsi:type="dcterms:W3CDTF">2024-07-30T19:37:00Z</dcterms:created>
  <dcterms:modified xsi:type="dcterms:W3CDTF">2024-07-30T19:37:00Z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0x01010005E60150C6776E42A21DE7D27EBFF46F</vt:lpwstr>
  </property>
</Properties>
</file>